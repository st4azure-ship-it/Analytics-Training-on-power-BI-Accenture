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bottom w:color="auto" w:space="7" w:sz="0" w:val="none"/>
        </w:pBdr>
        <w:shd w:fill="ffffff" w:val="clear"/>
        <w:spacing w:after="0" w:before="0" w:line="240" w:lineRule="auto"/>
        <w:ind w:right="-990"/>
        <w:jc w:val="center"/>
        <w:rPr>
          <w:b w:val="1"/>
          <w:bCs w:val="1"/>
          <w:color w:val="0000ff"/>
          <w:sz w:val="48"/>
          <w:szCs w:val="48"/>
        </w:rPr>
      </w:pPr>
      <w:bookmarkStart w:colFirst="0" w:colLast="0" w:name="_l5re2wwydw63" w:id="0"/>
      <w:bookmarkEnd w:id="0"/>
      <w:r w:rsidDel="00000000" w:rsidR="00000000" w:rsidRPr="00000000">
        <w:rPr>
          <w:b w:val="1"/>
          <w:bCs w:val="1"/>
          <w:color w:val="0000ff"/>
          <w:sz w:val="48"/>
          <w:szCs w:val="48"/>
          <w:rtl w:val="0"/>
        </w:rPr>
        <w:t xml:space="preserve">LAB 3 - </w:t>
      </w:r>
      <w:r w:rsidDel="00000000" w:rsidR="00000000" w:rsidRPr="00000000">
        <w:rPr>
          <w:b w:val="1"/>
          <w:bCs w:val="1"/>
          <w:color w:val="0000ff"/>
          <w:sz w:val="48"/>
          <w:szCs w:val="48"/>
          <w:rtl w:val="0"/>
        </w:rPr>
        <w:t xml:space="preserve">Configure a semantic model</w:t>
      </w:r>
    </w:p>
    <w:p w:rsidR="00000000" w:rsidDel="00000000" w:rsidP="00000000" w:rsidRDefault="00000000" w:rsidRPr="00000000" w14:paraId="00000002">
      <w:pPr>
        <w:pStyle w:val="Heading1"/>
        <w:keepNext w:val="0"/>
        <w:keepLines w:val="0"/>
        <w:pBdr>
          <w:bottom w:color="auto" w:space="7" w:sz="0" w:val="none"/>
        </w:pBdr>
        <w:shd w:fill="ffffff" w:val="clear"/>
        <w:spacing w:after="0" w:before="0" w:line="240" w:lineRule="auto"/>
        <w:ind w:right="-990"/>
        <w:jc w:val="center"/>
        <w:rPr>
          <w:b w:val="1"/>
          <w:bCs w:val="1"/>
        </w:rPr>
      </w:pPr>
      <w:bookmarkStart w:colFirst="0" w:colLast="0" w:name="_hqqqchjpr4ao" w:id="1"/>
      <w:bookmarkEnd w:id="1"/>
      <w:r w:rsidDel="00000000" w:rsidR="00000000" w:rsidRPr="00000000">
        <w:rPr>
          <w:color w:val="999999"/>
          <w:sz w:val="24"/>
          <w:szCs w:val="24"/>
          <w:rtl w:val="0"/>
        </w:rPr>
        <w:t xml:space="preserve">Duration -  45 minutes</w:t>
      </w:r>
      <w:r w:rsidDel="00000000" w:rsidR="00000000" w:rsidRPr="00000000">
        <w:rPr>
          <w:rtl w:val="0"/>
        </w:rPr>
      </w:r>
    </w:p>
    <w:p w:rsidR="00000000" w:rsidDel="00000000" w:rsidP="00000000" w:rsidRDefault="00000000" w:rsidRPr="00000000" w14:paraId="00000003">
      <w:pPr>
        <w:spacing w:after="0" w:before="0" w:line="240" w:lineRule="auto"/>
        <w:ind w:right="-990"/>
        <w:rPr>
          <w:b w:val="1"/>
          <w:bCs w:val="1"/>
          <w:color w:val="1f2328"/>
          <w:sz w:val="28"/>
          <w:szCs w:val="28"/>
        </w:rPr>
      </w:pPr>
      <w:r w:rsidDel="00000000" w:rsidR="00000000" w:rsidRPr="00000000">
        <w:rPr>
          <w:rtl w:val="0"/>
        </w:rPr>
        <w:t xml:space="preserve">—-----------------------------------------—-----------------------------------------—-----------------------------------</w:t>
        <w:br w:type="textWrapping"/>
      </w:r>
      <w:r w:rsidDel="00000000" w:rsidR="00000000" w:rsidRPr="00000000">
        <w:rPr>
          <w:b w:val="1"/>
          <w:bCs w:val="1"/>
          <w:color w:val="1f2328"/>
          <w:sz w:val="28"/>
          <w:szCs w:val="28"/>
          <w:rtl w:val="0"/>
        </w:rPr>
        <w:t xml:space="preserve">Lab story</w:t>
        <w:br w:type="textWrapping"/>
      </w:r>
    </w:p>
    <w:p w:rsidR="00000000" w:rsidDel="00000000" w:rsidP="00000000" w:rsidRDefault="00000000" w:rsidRPr="00000000" w14:paraId="00000004">
      <w:pPr>
        <w:shd w:fill="ffffff" w:val="clear"/>
        <w:spacing w:after="0" w:before="0" w:line="240" w:lineRule="auto"/>
        <w:ind w:right="-990"/>
        <w:jc w:val="both"/>
        <w:rPr>
          <w:color w:val="1f2328"/>
          <w:sz w:val="20"/>
          <w:szCs w:val="20"/>
        </w:rPr>
      </w:pPr>
      <w:r w:rsidDel="00000000" w:rsidR="00000000" w:rsidRPr="00000000">
        <w:rPr>
          <w:color w:val="1f2328"/>
          <w:sz w:val="20"/>
          <w:szCs w:val="20"/>
          <w:rtl w:val="0"/>
        </w:rPr>
        <w:t xml:space="preserve">In this lab, you'll commence developing the data model. It will involve creating </w:t>
      </w:r>
      <w:r w:rsidDel="00000000" w:rsidR="00000000" w:rsidRPr="00000000">
        <w:rPr>
          <w:b w:val="1"/>
          <w:bCs w:val="1"/>
          <w:color w:val="1f2328"/>
          <w:sz w:val="20"/>
          <w:szCs w:val="20"/>
          <w:rtl w:val="0"/>
        </w:rPr>
        <w:t xml:space="preserve">relationships </w:t>
      </w:r>
      <w:r w:rsidDel="00000000" w:rsidR="00000000" w:rsidRPr="00000000">
        <w:rPr>
          <w:color w:val="1f2328"/>
          <w:sz w:val="20"/>
          <w:szCs w:val="20"/>
          <w:rtl w:val="0"/>
        </w:rPr>
        <w:t xml:space="preserve">between </w:t>
      </w:r>
      <w:r w:rsidDel="00000000" w:rsidR="00000000" w:rsidRPr="00000000">
        <w:rPr>
          <w:color w:val="1f2328"/>
          <w:sz w:val="20"/>
          <w:szCs w:val="20"/>
          <w:u w:val="single"/>
          <w:rtl w:val="0"/>
        </w:rPr>
        <w:t xml:space="preserve">tables</w:t>
      </w:r>
      <w:r w:rsidDel="00000000" w:rsidR="00000000" w:rsidRPr="00000000">
        <w:rPr>
          <w:color w:val="1f2328"/>
          <w:sz w:val="20"/>
          <w:szCs w:val="20"/>
          <w:rtl w:val="0"/>
        </w:rPr>
        <w:t xml:space="preserve">, and then configuring table and column properties to improve the friendliness and usability of the data model. You'll also create hierarchies and quick measures.</w:t>
      </w:r>
    </w:p>
    <w:p w:rsidR="00000000" w:rsidDel="00000000" w:rsidP="00000000" w:rsidRDefault="00000000" w:rsidRPr="00000000" w14:paraId="00000005">
      <w:pPr>
        <w:shd w:fill="ffffff" w:val="clear"/>
        <w:spacing w:after="0" w:before="0" w:line="240" w:lineRule="auto"/>
        <w:ind w:right="-990"/>
        <w:jc w:val="both"/>
        <w:rPr>
          <w:color w:val="1f2328"/>
          <w:sz w:val="20"/>
          <w:szCs w:val="20"/>
        </w:rPr>
      </w:pPr>
      <w:r w:rsidDel="00000000" w:rsidR="00000000" w:rsidRPr="00000000">
        <w:rPr>
          <w:color w:val="1f2328"/>
          <w:sz w:val="20"/>
          <w:szCs w:val="20"/>
          <w:rtl w:val="0"/>
        </w:rPr>
        <w:t xml:space="preserve">In this lab, you learn how to:</w:t>
      </w:r>
    </w:p>
    <w:p w:rsidR="00000000" w:rsidDel="00000000" w:rsidP="00000000" w:rsidRDefault="00000000" w:rsidRPr="00000000" w14:paraId="00000006">
      <w:pPr>
        <w:numPr>
          <w:ilvl w:val="0"/>
          <w:numId w:val="12"/>
        </w:numPr>
        <w:shd w:fill="ffffff" w:val="clear"/>
        <w:spacing w:after="0" w:before="0" w:line="240" w:lineRule="auto"/>
        <w:ind w:left="720" w:right="-990" w:hanging="360"/>
        <w:jc w:val="both"/>
        <w:rPr>
          <w:sz w:val="20"/>
          <w:szCs w:val="20"/>
        </w:rPr>
      </w:pPr>
      <w:r w:rsidDel="00000000" w:rsidR="00000000" w:rsidRPr="00000000">
        <w:rPr>
          <w:color w:val="1f2328"/>
          <w:sz w:val="20"/>
          <w:szCs w:val="20"/>
          <w:rtl w:val="0"/>
        </w:rPr>
        <w:t xml:space="preserve">Create model relationships.</w:t>
      </w:r>
    </w:p>
    <w:p w:rsidR="00000000" w:rsidDel="00000000" w:rsidP="00000000" w:rsidRDefault="00000000" w:rsidRPr="00000000" w14:paraId="00000007">
      <w:pPr>
        <w:numPr>
          <w:ilvl w:val="0"/>
          <w:numId w:val="12"/>
        </w:numPr>
        <w:shd w:fill="ffffff" w:val="clear"/>
        <w:spacing w:after="0" w:before="0" w:line="240" w:lineRule="auto"/>
        <w:ind w:left="720" w:right="-990" w:hanging="360"/>
        <w:jc w:val="both"/>
        <w:rPr>
          <w:sz w:val="20"/>
          <w:szCs w:val="20"/>
        </w:rPr>
      </w:pPr>
      <w:r w:rsidDel="00000000" w:rsidR="00000000" w:rsidRPr="00000000">
        <w:rPr>
          <w:color w:val="1f2328"/>
          <w:sz w:val="20"/>
          <w:szCs w:val="20"/>
          <w:rtl w:val="0"/>
        </w:rPr>
        <w:t xml:space="preserve">Configure table and column properties.</w:t>
      </w:r>
    </w:p>
    <w:p w:rsidR="00000000" w:rsidDel="00000000" w:rsidP="00000000" w:rsidRDefault="00000000" w:rsidRPr="00000000" w14:paraId="00000008">
      <w:pPr>
        <w:numPr>
          <w:ilvl w:val="0"/>
          <w:numId w:val="12"/>
        </w:numPr>
        <w:shd w:fill="ffffff" w:val="clear"/>
        <w:spacing w:after="0" w:before="0" w:line="240" w:lineRule="auto"/>
        <w:ind w:left="720" w:right="-990" w:hanging="360"/>
        <w:jc w:val="both"/>
        <w:rPr>
          <w:sz w:val="20"/>
          <w:szCs w:val="20"/>
        </w:rPr>
      </w:pPr>
      <w:r w:rsidDel="00000000" w:rsidR="00000000" w:rsidRPr="00000000">
        <w:rPr>
          <w:color w:val="1f2328"/>
          <w:sz w:val="20"/>
          <w:szCs w:val="20"/>
          <w:rtl w:val="0"/>
        </w:rPr>
        <w:t xml:space="preserve">Create hierarchies.</w:t>
      </w:r>
    </w:p>
    <w:p w:rsidR="00000000" w:rsidDel="00000000" w:rsidP="00000000" w:rsidRDefault="00000000" w:rsidRPr="00000000" w14:paraId="00000009">
      <w:pPr>
        <w:numPr>
          <w:ilvl w:val="0"/>
          <w:numId w:val="12"/>
        </w:numPr>
        <w:shd w:fill="ffffff" w:val="clear"/>
        <w:spacing w:after="0" w:before="0" w:line="240" w:lineRule="auto"/>
        <w:ind w:left="720" w:right="-990" w:hanging="360"/>
        <w:jc w:val="both"/>
        <w:rPr>
          <w:sz w:val="20"/>
          <w:szCs w:val="20"/>
        </w:rPr>
      </w:pPr>
      <w:r w:rsidDel="00000000" w:rsidR="00000000" w:rsidRPr="00000000">
        <w:rPr>
          <w:color w:val="1f2328"/>
          <w:sz w:val="20"/>
          <w:szCs w:val="20"/>
          <w:rtl w:val="0"/>
        </w:rPr>
        <w:t xml:space="preserve">Create quick measures.</w:t>
      </w:r>
    </w:p>
    <w:p w:rsidR="00000000" w:rsidDel="00000000" w:rsidP="00000000" w:rsidRDefault="00000000" w:rsidRPr="00000000" w14:paraId="0000000A">
      <w:pPr>
        <w:numPr>
          <w:ilvl w:val="0"/>
          <w:numId w:val="12"/>
        </w:numPr>
        <w:shd w:fill="ffffff" w:val="clear"/>
        <w:spacing w:after="0" w:before="0" w:line="240" w:lineRule="auto"/>
        <w:ind w:left="720" w:right="-990" w:hanging="360"/>
        <w:jc w:val="both"/>
        <w:rPr>
          <w:sz w:val="20"/>
          <w:szCs w:val="20"/>
        </w:rPr>
      </w:pPr>
      <w:r w:rsidDel="00000000" w:rsidR="00000000" w:rsidRPr="00000000">
        <w:rPr>
          <w:color w:val="1f2328"/>
          <w:sz w:val="20"/>
          <w:szCs w:val="20"/>
          <w:rtl w:val="0"/>
        </w:rPr>
        <w:t xml:space="preserve">Configure a many-to-many relationship.</w:t>
        <w:br w:type="textWrapping"/>
      </w:r>
      <w:r w:rsidDel="00000000" w:rsidR="00000000" w:rsidRPr="00000000">
        <w:rPr>
          <w:rtl w:val="0"/>
        </w:rPr>
      </w:r>
    </w:p>
    <w:p w:rsidR="00000000" w:rsidDel="00000000" w:rsidP="00000000" w:rsidRDefault="00000000" w:rsidRPr="00000000" w14:paraId="0000000B">
      <w:pPr>
        <w:pStyle w:val="Heading2"/>
        <w:keepNext w:val="0"/>
        <w:keepLines w:val="0"/>
        <w:pBdr>
          <w:bottom w:color="auto" w:space="5" w:sz="0" w:val="none"/>
        </w:pBdr>
        <w:shd w:fill="ffffff" w:val="clear"/>
        <w:spacing w:after="0" w:before="0" w:line="240" w:lineRule="auto"/>
        <w:ind w:right="-990"/>
        <w:jc w:val="both"/>
        <w:rPr>
          <w:b w:val="1"/>
          <w:bCs w:val="1"/>
          <w:color w:val="1f2328"/>
          <w:sz w:val="36"/>
          <w:szCs w:val="36"/>
        </w:rPr>
      </w:pPr>
      <w:bookmarkStart w:colFirst="0" w:colLast="0" w:name="_2tq4c7w013me" w:id="2"/>
      <w:bookmarkEnd w:id="2"/>
      <w:r w:rsidDel="00000000" w:rsidR="00000000" w:rsidRPr="00000000">
        <w:rPr>
          <w:b w:val="1"/>
          <w:bCs w:val="1"/>
          <w:color w:val="1f2328"/>
          <w:sz w:val="36"/>
          <w:szCs w:val="36"/>
          <w:rtl w:val="0"/>
        </w:rPr>
        <w:t xml:space="preserve">Get started</w:t>
      </w:r>
    </w:p>
    <w:p w:rsidR="00000000" w:rsidDel="00000000" w:rsidP="00000000" w:rsidRDefault="00000000" w:rsidRPr="00000000" w14:paraId="0000000C">
      <w:pPr>
        <w:shd w:fill="ffffff" w:val="clear"/>
        <w:spacing w:after="0" w:before="0" w:line="240" w:lineRule="auto"/>
        <w:ind w:right="-990"/>
        <w:rPr>
          <w:color w:val="1f2328"/>
          <w:sz w:val="20"/>
          <w:szCs w:val="20"/>
        </w:rPr>
      </w:pPr>
      <w:r w:rsidDel="00000000" w:rsidR="00000000" w:rsidRPr="00000000">
        <w:rPr>
          <w:color w:val="1f2328"/>
          <w:sz w:val="20"/>
          <w:szCs w:val="20"/>
          <w:rtl w:val="0"/>
        </w:rPr>
        <w:t xml:space="preserve">To complete this exercise, first open the 03-model-data folder.</w:t>
      </w:r>
      <w:r w:rsidDel="00000000" w:rsidR="00000000" w:rsidRPr="00000000">
        <w:rPr>
          <w:rtl w:val="0"/>
        </w:rPr>
      </w:r>
    </w:p>
    <w:p w:rsidR="00000000" w:rsidDel="00000000" w:rsidP="00000000" w:rsidRDefault="00000000" w:rsidRPr="00000000" w14:paraId="0000000D">
      <w:pPr>
        <w:shd w:fill="ffffff" w:val="clear"/>
        <w:spacing w:after="0" w:before="0" w:line="240" w:lineRule="auto"/>
        <w:ind w:right="-990"/>
        <w:jc w:val="both"/>
        <w:rPr>
          <w:color w:val="1f2328"/>
          <w:sz w:val="20"/>
          <w:szCs w:val="20"/>
        </w:rPr>
      </w:pPr>
      <w:r w:rsidDel="00000000" w:rsidR="00000000" w:rsidRPr="00000000">
        <w:rPr>
          <w:color w:val="1f2328"/>
          <w:sz w:val="20"/>
          <w:szCs w:val="20"/>
          <w:rtl w:val="0"/>
        </w:rPr>
        <w:t xml:space="preserve">Open the 03-Starter-Sales Analysis.pbix file</w:t>
      </w:r>
      <w:ins w:author="Livaansh" w:id="0" w:date="2026-09-07T13:30:07Z">
        <w:r w:rsidDel="00000000" w:rsidR="00000000" w:rsidRPr="00000000">
          <w:rPr>
            <w:color w:val="1f2328"/>
            <w:sz w:val="20"/>
            <w:szCs w:val="20"/>
            <w:rtl w:val="0"/>
          </w:rPr>
          <w:t xml:space="preserve">.</w:t>
        </w:r>
      </w:ins>
      <w:r w:rsidDel="00000000" w:rsidR="00000000" w:rsidRPr="00000000">
        <w:rPr>
          <w:rtl w:val="0"/>
        </w:rPr>
      </w:r>
    </w:p>
    <w:p w:rsidR="00000000" w:rsidDel="00000000" w:rsidP="00000000" w:rsidRDefault="00000000" w:rsidRPr="00000000" w14:paraId="0000000E">
      <w:pPr>
        <w:shd w:fill="ffffff" w:val="clear"/>
        <w:spacing w:after="0" w:before="0" w:line="240" w:lineRule="auto"/>
        <w:ind w:right="-990"/>
        <w:jc w:val="both"/>
        <w:rPr>
          <w:color w:val="1f2328"/>
          <w:sz w:val="20"/>
          <w:szCs w:val="20"/>
        </w:rPr>
      </w:pPr>
      <w:r w:rsidDel="00000000" w:rsidR="00000000" w:rsidRPr="00000000">
        <w:rPr>
          <w:rtl w:val="0"/>
        </w:rPr>
      </w:r>
    </w:p>
    <w:p w:rsidR="00000000" w:rsidDel="00000000" w:rsidP="00000000" w:rsidRDefault="00000000" w:rsidRPr="00000000" w14:paraId="0000000F">
      <w:pPr>
        <w:spacing w:after="0" w:before="0" w:line="240" w:lineRule="auto"/>
        <w:ind w:right="-990"/>
        <w:jc w:val="both"/>
        <w:rPr>
          <w:i w:val="1"/>
          <w:iCs w:val="1"/>
          <w:color w:val="59636e"/>
          <w:sz w:val="18"/>
          <w:szCs w:val="18"/>
        </w:rPr>
      </w:pPr>
      <w:r w:rsidDel="00000000" w:rsidR="00000000" w:rsidRPr="00000000">
        <w:rPr>
          <w:i w:val="1"/>
          <w:iCs w:val="1"/>
          <w:color w:val="59636e"/>
          <w:sz w:val="18"/>
          <w:szCs w:val="18"/>
          <w:rtl w:val="0"/>
        </w:rPr>
        <w:t xml:space="preserve">Note: You may see a sign-in dialog as the file loads. Select Cancel to dismiss the sign-in dialog. Close any other informational windows. Select Apply Later, if prompted to apply changes.</w:t>
      </w:r>
    </w:p>
    <w:p w:rsidR="00000000" w:rsidDel="00000000" w:rsidP="00000000" w:rsidRDefault="00000000" w:rsidRPr="00000000" w14:paraId="00000010">
      <w:pPr>
        <w:pStyle w:val="Heading2"/>
        <w:keepNext w:val="0"/>
        <w:keepLines w:val="0"/>
        <w:pBdr>
          <w:bottom w:color="auto" w:space="5" w:sz="0" w:val="none"/>
        </w:pBdr>
        <w:shd w:fill="ffffff" w:val="clear"/>
        <w:spacing w:after="300" w:before="0" w:line="276" w:lineRule="auto"/>
        <w:ind w:right="-990"/>
        <w:jc w:val="both"/>
        <w:rPr>
          <w:b w:val="1"/>
          <w:bCs w:val="1"/>
          <w:color w:val="1f2328"/>
        </w:rPr>
      </w:pPr>
      <w:bookmarkStart w:colFirst="0" w:colLast="0" w:name="_ifrdl41numfe" w:id="3"/>
      <w:bookmarkEnd w:id="3"/>
      <w:r w:rsidDel="00000000" w:rsidR="00000000" w:rsidRPr="00000000">
        <w:rPr>
          <w:b w:val="1"/>
          <w:bCs w:val="1"/>
          <w:color w:val="1f2328"/>
          <w:rtl w:val="0"/>
        </w:rPr>
        <w:br w:type="textWrapping"/>
      </w:r>
      <w:r w:rsidDel="00000000" w:rsidR="00000000" w:rsidRPr="00000000">
        <w:rPr>
          <w:b w:val="1"/>
          <w:bCs w:val="1"/>
          <w:color w:val="1f2328"/>
          <w:rtl w:val="0"/>
        </w:rPr>
        <w:t xml:space="preserve">Create model relationships</w:t>
      </w:r>
    </w:p>
    <w:p w:rsidR="00000000" w:rsidDel="00000000" w:rsidP="00000000" w:rsidRDefault="00000000" w:rsidRPr="00000000" w14:paraId="00000011">
      <w:pPr>
        <w:shd w:fill="ffffff" w:val="clear"/>
        <w:spacing w:after="300" w:before="0" w:line="276" w:lineRule="auto"/>
        <w:ind w:right="-990"/>
        <w:jc w:val="both"/>
        <w:rPr>
          <w:color w:val="1f2328"/>
          <w:sz w:val="26"/>
          <w:szCs w:val="26"/>
        </w:rPr>
      </w:pPr>
      <w:r w:rsidDel="00000000" w:rsidR="00000000" w:rsidRPr="00000000">
        <w:rPr>
          <w:color w:val="1f2328"/>
          <w:sz w:val="26"/>
          <w:szCs w:val="26"/>
          <w:rtl w:val="0"/>
        </w:rPr>
        <w:t xml:space="preserve">In this task, you'll create model relationships. The file was configured to not identify relationships between tables, which isn't the default setting, but is recommended to prevent extra work creating the correct relationships for your model.</w:t>
      </w:r>
    </w:p>
    <w:p w:rsidR="00000000" w:rsidDel="00000000" w:rsidP="00000000" w:rsidRDefault="00000000" w:rsidRPr="00000000" w14:paraId="00000012">
      <w:pPr>
        <w:spacing w:after="300" w:before="0" w:line="276" w:lineRule="auto"/>
        <w:ind w:right="-990"/>
        <w:jc w:val="both"/>
        <w:rPr>
          <w:color w:val="59636e"/>
          <w:sz w:val="26"/>
          <w:szCs w:val="26"/>
        </w:rPr>
      </w:pPr>
      <w:r w:rsidDel="00000000" w:rsidR="00000000" w:rsidRPr="00000000">
        <w:rPr>
          <w:color w:val="59636e"/>
          <w:sz w:val="20"/>
          <w:szCs w:val="20"/>
          <w:rtl w:val="0"/>
        </w:rPr>
        <w:t xml:space="preserve">The labs use a shorthand notation to reference a field. It will look like this: Product | Category. In this example, Product is the table name and Category is the field name</w:t>
      </w:r>
      <w:r w:rsidDel="00000000" w:rsidR="00000000" w:rsidRPr="00000000">
        <w:rPr>
          <w:color w:val="59636e"/>
          <w:sz w:val="26"/>
          <w:szCs w:val="26"/>
          <w:rtl w:val="0"/>
        </w:rPr>
        <w:t xml:space="preserve">.</w:t>
      </w:r>
    </w:p>
    <w:p w:rsidR="00000000" w:rsidDel="00000000" w:rsidP="00000000" w:rsidRDefault="00000000" w:rsidRPr="00000000" w14:paraId="00000013">
      <w:pPr>
        <w:numPr>
          <w:ilvl w:val="0"/>
          <w:numId w:val="2"/>
        </w:numPr>
        <w:shd w:fill="ffffff" w:val="clear"/>
        <w:spacing w:after="300" w:before="0" w:line="276" w:lineRule="auto"/>
        <w:ind w:left="720" w:right="-990" w:hanging="360"/>
        <w:jc w:val="both"/>
        <w:rPr>
          <w:sz w:val="28"/>
          <w:szCs w:val="28"/>
        </w:rPr>
      </w:pPr>
      <w:r w:rsidDel="00000000" w:rsidR="00000000" w:rsidRPr="00000000">
        <w:rPr>
          <w:color w:val="1f2328"/>
          <w:sz w:val="28"/>
          <w:szCs w:val="28"/>
          <w:rtl w:val="0"/>
        </w:rPr>
        <w:t xml:space="preserve">In Power BI Desktop, to view all table fields, in the </w:t>
      </w:r>
      <w:r w:rsidDel="00000000" w:rsidR="00000000" w:rsidRPr="00000000">
        <w:rPr>
          <w:b w:val="1"/>
          <w:bCs w:val="1"/>
          <w:color w:val="1f2328"/>
          <w:sz w:val="28"/>
          <w:szCs w:val="28"/>
          <w:rtl w:val="0"/>
        </w:rPr>
        <w:t xml:space="preserve">Data pane,</w:t>
      </w:r>
      <w:r w:rsidDel="00000000" w:rsidR="00000000" w:rsidRPr="00000000">
        <w:rPr>
          <w:color w:val="1f2328"/>
          <w:sz w:val="28"/>
          <w:szCs w:val="28"/>
          <w:rtl w:val="0"/>
        </w:rPr>
        <w:t xml:space="preserve"> </w:t>
      </w:r>
      <w:r w:rsidDel="00000000" w:rsidR="00000000" w:rsidRPr="00000000">
        <w:rPr>
          <w:color w:val="980000"/>
          <w:sz w:val="28"/>
          <w:szCs w:val="28"/>
          <w:rtl w:val="0"/>
        </w:rPr>
        <w:t xml:space="preserve">right-click an empty area</w:t>
      </w:r>
      <w:r w:rsidDel="00000000" w:rsidR="00000000" w:rsidRPr="00000000">
        <w:rPr>
          <w:color w:val="1f2328"/>
          <w:sz w:val="28"/>
          <w:szCs w:val="28"/>
          <w:rtl w:val="0"/>
        </w:rPr>
        <w:t xml:space="preserve">, and then select</w:t>
      </w:r>
      <w:r w:rsidDel="00000000" w:rsidR="00000000" w:rsidRPr="00000000">
        <w:rPr>
          <w:b w:val="1"/>
          <w:bCs w:val="1"/>
          <w:color w:val="1f2328"/>
          <w:sz w:val="28"/>
          <w:szCs w:val="28"/>
          <w:rtl w:val="0"/>
        </w:rPr>
        <w:t xml:space="preserve"> Expand All.</w:t>
      </w:r>
    </w:p>
    <w:p w:rsidR="00000000" w:rsidDel="00000000" w:rsidP="00000000" w:rsidRDefault="00000000" w:rsidRPr="00000000" w14:paraId="00000014">
      <w:pPr>
        <w:shd w:fill="ffffff" w:val="clear"/>
        <w:spacing w:after="300" w:before="0" w:line="276" w:lineRule="auto"/>
        <w:ind w:left="720" w:right="-990" w:firstLine="0"/>
        <w:jc w:val="both"/>
        <w:rPr>
          <w:b w:val="1"/>
          <w:bCs w:val="1"/>
          <w:color w:val="1f2328"/>
          <w:sz w:val="28"/>
          <w:szCs w:val="28"/>
        </w:rPr>
      </w:pPr>
      <w:r w:rsidDel="00000000" w:rsidR="00000000" w:rsidRPr="00000000">
        <w:rPr>
          <w:b w:val="1"/>
          <w:bCs w:val="1"/>
          <w:color w:val="1f2328"/>
          <w:sz w:val="28"/>
          <w:szCs w:val="28"/>
        </w:rPr>
        <w:drawing>
          <wp:inline distB="114300" distT="114300" distL="114300" distR="114300">
            <wp:extent cx="4648200" cy="4819650"/>
            <wp:effectExtent b="25400" l="25400" r="25400" t="25400"/>
            <wp:docPr id="36" name="image32.png"/>
            <a:graphic>
              <a:graphicData uri="http://schemas.openxmlformats.org/drawingml/2006/picture">
                <pic:pic>
                  <pic:nvPicPr>
                    <pic:cNvPr id="0" name="image32.png"/>
                    <pic:cNvPicPr preferRelativeResize="0"/>
                  </pic:nvPicPr>
                  <pic:blipFill>
                    <a:blip r:embed="rId6"/>
                    <a:srcRect b="0" l="0" r="0" t="0"/>
                    <a:stretch>
                      <a:fillRect/>
                    </a:stretch>
                  </pic:blipFill>
                  <pic:spPr>
                    <a:xfrm>
                      <a:off x="0" y="0"/>
                      <a:ext cx="4648200" cy="481965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15">
      <w:pPr>
        <w:numPr>
          <w:ilvl w:val="0"/>
          <w:numId w:val="2"/>
        </w:numPr>
        <w:shd w:fill="ffffff" w:val="clear"/>
        <w:spacing w:after="300" w:before="0" w:line="276" w:lineRule="auto"/>
        <w:ind w:left="720" w:right="-990" w:hanging="360"/>
        <w:jc w:val="both"/>
        <w:rPr>
          <w:sz w:val="28"/>
          <w:szCs w:val="28"/>
        </w:rPr>
      </w:pPr>
      <w:r w:rsidDel="00000000" w:rsidR="00000000" w:rsidRPr="00000000">
        <w:rPr>
          <w:color w:val="1f2328"/>
          <w:sz w:val="28"/>
          <w:szCs w:val="28"/>
          <w:rtl w:val="0"/>
        </w:rPr>
        <w:t xml:space="preserve">From the </w:t>
      </w:r>
      <w:r w:rsidDel="00000000" w:rsidR="00000000" w:rsidRPr="00000000">
        <w:rPr>
          <w:b w:val="1"/>
          <w:bCs w:val="1"/>
          <w:color w:val="1f2328"/>
          <w:sz w:val="28"/>
          <w:szCs w:val="28"/>
          <w:rtl w:val="0"/>
        </w:rPr>
        <w:t xml:space="preserve">Visualization Pane</w:t>
      </w:r>
      <w:r w:rsidDel="00000000" w:rsidR="00000000" w:rsidRPr="00000000">
        <w:rPr>
          <w:color w:val="1f2328"/>
          <w:sz w:val="28"/>
          <w:szCs w:val="28"/>
          <w:rtl w:val="0"/>
        </w:rPr>
        <w:t xml:space="preserve">, select </w:t>
      </w:r>
      <w:r w:rsidDel="00000000" w:rsidR="00000000" w:rsidRPr="00000000">
        <w:rPr>
          <w:color w:val="980000"/>
          <w:sz w:val="28"/>
          <w:szCs w:val="28"/>
          <w:rtl w:val="0"/>
        </w:rPr>
        <w:t xml:space="preserve">Table. </w:t>
      </w:r>
    </w:p>
    <w:p w:rsidR="00000000" w:rsidDel="00000000" w:rsidP="00000000" w:rsidRDefault="00000000" w:rsidRPr="00000000" w14:paraId="00000016">
      <w:pPr>
        <w:numPr>
          <w:ilvl w:val="0"/>
          <w:numId w:val="2"/>
        </w:numPr>
        <w:shd w:fill="ffffff" w:val="clear"/>
        <w:spacing w:after="300" w:before="0" w:line="276" w:lineRule="auto"/>
        <w:ind w:left="720" w:right="-990" w:hanging="360"/>
        <w:jc w:val="both"/>
        <w:rPr>
          <w:sz w:val="28"/>
          <w:szCs w:val="28"/>
        </w:rPr>
      </w:pPr>
      <w:r w:rsidDel="00000000" w:rsidR="00000000" w:rsidRPr="00000000">
        <w:rPr>
          <w:color w:val="1f2328"/>
          <w:sz w:val="28"/>
          <w:szCs w:val="28"/>
          <w:rtl w:val="0"/>
        </w:rPr>
        <w:t xml:space="preserve">To create a table visual, in the Data pane, from inside the </w:t>
      </w:r>
      <w:r w:rsidDel="00000000" w:rsidR="00000000" w:rsidRPr="00000000">
        <w:rPr>
          <w:color w:val="980000"/>
          <w:sz w:val="28"/>
          <w:szCs w:val="28"/>
          <w:rtl w:val="0"/>
        </w:rPr>
        <w:t xml:space="preserve">Product table</w:t>
      </w:r>
      <w:r w:rsidDel="00000000" w:rsidR="00000000" w:rsidRPr="00000000">
        <w:rPr>
          <w:color w:val="1f2328"/>
          <w:sz w:val="28"/>
          <w:szCs w:val="28"/>
          <w:rtl w:val="0"/>
        </w:rPr>
        <w:t xml:space="preserve">, check the </w:t>
      </w:r>
      <w:r w:rsidDel="00000000" w:rsidR="00000000" w:rsidRPr="00000000">
        <w:rPr>
          <w:b w:val="1"/>
          <w:bCs w:val="1"/>
          <w:color w:val="1f2328"/>
          <w:sz w:val="28"/>
          <w:szCs w:val="28"/>
          <w:rtl w:val="0"/>
        </w:rPr>
        <w:t xml:space="preserve">Category field.</w:t>
      </w:r>
    </w:p>
    <w:p w:rsidR="00000000" w:rsidDel="00000000" w:rsidP="00000000" w:rsidRDefault="00000000" w:rsidRPr="00000000" w14:paraId="00000017">
      <w:pPr>
        <w:numPr>
          <w:ilvl w:val="0"/>
          <w:numId w:val="2"/>
        </w:numPr>
        <w:shd w:fill="ffffff" w:val="clear"/>
        <w:spacing w:after="300" w:before="0" w:line="276" w:lineRule="auto"/>
        <w:ind w:left="720" w:right="-990" w:hanging="360"/>
        <w:jc w:val="both"/>
        <w:rPr>
          <w:sz w:val="28"/>
          <w:szCs w:val="28"/>
        </w:rPr>
      </w:pPr>
      <w:r w:rsidDel="00000000" w:rsidR="00000000" w:rsidRPr="00000000">
        <w:rPr>
          <w:color w:val="1f2328"/>
          <w:sz w:val="28"/>
          <w:szCs w:val="28"/>
          <w:rtl w:val="0"/>
        </w:rPr>
        <w:t xml:space="preserve">To add </w:t>
      </w:r>
      <w:r w:rsidDel="00000000" w:rsidR="00000000" w:rsidRPr="00000000">
        <w:rPr>
          <w:color w:val="1f2328"/>
          <w:sz w:val="28"/>
          <w:szCs w:val="28"/>
          <w:u w:val="single"/>
          <w:rtl w:val="0"/>
        </w:rPr>
        <w:t xml:space="preserve">another column</w:t>
      </w:r>
      <w:r w:rsidDel="00000000" w:rsidR="00000000" w:rsidRPr="00000000">
        <w:rPr>
          <w:color w:val="1f2328"/>
          <w:sz w:val="28"/>
          <w:szCs w:val="28"/>
          <w:rtl w:val="0"/>
        </w:rPr>
        <w:t xml:space="preserve"> to the table, in the Data pane, check the </w:t>
      </w:r>
      <w:r w:rsidDel="00000000" w:rsidR="00000000" w:rsidRPr="00000000">
        <w:rPr>
          <w:b w:val="1"/>
          <w:bCs w:val="1"/>
          <w:color w:val="1f2328"/>
          <w:sz w:val="28"/>
          <w:szCs w:val="28"/>
          <w:rtl w:val="0"/>
        </w:rPr>
        <w:t xml:space="preserve">Sales | Sales field.</w:t>
      </w:r>
    </w:p>
    <w:p w:rsidR="00000000" w:rsidDel="00000000" w:rsidP="00000000" w:rsidRDefault="00000000" w:rsidRPr="00000000" w14:paraId="00000018">
      <w:pPr>
        <w:numPr>
          <w:ilvl w:val="0"/>
          <w:numId w:val="2"/>
        </w:numPr>
        <w:shd w:fill="ffffff" w:val="clear"/>
        <w:spacing w:after="300" w:before="0" w:line="276" w:lineRule="auto"/>
        <w:ind w:left="720" w:right="-990" w:hanging="360"/>
        <w:jc w:val="both"/>
        <w:rPr>
          <w:sz w:val="28"/>
          <w:szCs w:val="28"/>
        </w:rPr>
      </w:pPr>
      <w:r w:rsidDel="00000000" w:rsidR="00000000" w:rsidRPr="00000000">
        <w:rPr>
          <w:color w:val="1f2328"/>
          <w:sz w:val="28"/>
          <w:szCs w:val="28"/>
          <w:rtl w:val="0"/>
        </w:rPr>
        <w:t xml:space="preserve">Notice that the table visual lists four product categories, and that the sales value is the same for each, and the same for the total.</w:t>
        <w:br w:type="textWrapping"/>
      </w:r>
      <w:r w:rsidDel="00000000" w:rsidR="00000000" w:rsidRPr="00000000">
        <w:rPr>
          <w:color w:val="1f2328"/>
          <w:sz w:val="28"/>
          <w:szCs w:val="28"/>
        </w:rPr>
        <w:drawing>
          <wp:inline distB="114300" distT="114300" distL="114300" distR="114300">
            <wp:extent cx="3267075" cy="1952625"/>
            <wp:effectExtent b="25400" l="25400" r="25400" t="25400"/>
            <wp:docPr descr="Picture 1" id="10" name="image10.png"/>
            <a:graphic>
              <a:graphicData uri="http://schemas.openxmlformats.org/drawingml/2006/picture">
                <pic:pic>
                  <pic:nvPicPr>
                    <pic:cNvPr descr="Picture 1" id="0" name="image10.png"/>
                    <pic:cNvPicPr preferRelativeResize="0"/>
                  </pic:nvPicPr>
                  <pic:blipFill>
                    <a:blip r:embed="rId7"/>
                    <a:srcRect b="0" l="0" r="0" t="0"/>
                    <a:stretch>
                      <a:fillRect/>
                    </a:stretch>
                  </pic:blipFill>
                  <pic:spPr>
                    <a:xfrm>
                      <a:off x="0" y="0"/>
                      <a:ext cx="3267075" cy="1952625"/>
                    </a:xfrm>
                    <a:prstGeom prst="rect"/>
                    <a:ln w="25400">
                      <a:solidFill>
                        <a:srgbClr val="000000"/>
                      </a:solidFill>
                      <a:prstDash val="solid"/>
                    </a:ln>
                  </pic:spPr>
                </pic:pic>
              </a:graphicData>
            </a:graphic>
          </wp:inline>
        </w:drawing>
      </w:r>
      <w:r w:rsidDel="00000000" w:rsidR="00000000" w:rsidRPr="00000000">
        <w:rPr>
          <w:color w:val="1f2328"/>
          <w:sz w:val="28"/>
          <w:szCs w:val="28"/>
          <w:rtl w:val="0"/>
        </w:rPr>
        <w:br w:type="textWrapping"/>
      </w:r>
      <w:r w:rsidDel="00000000" w:rsidR="00000000" w:rsidRPr="00000000">
        <w:rPr>
          <w:i w:val="1"/>
          <w:iCs w:val="1"/>
          <w:color w:val="59636e"/>
          <w:sz w:val="24"/>
          <w:szCs w:val="24"/>
          <w:rtl w:val="0"/>
        </w:rPr>
        <w:t xml:space="preserve">The issue is that the table is based on fields from different tables. The expectation is that each product category displays the sales for that category. However, because there isn't a model relationship between these tables, the Sales table isn't filtered. You'll now add a relationship to propagate filters between the tables.</w:t>
      </w:r>
    </w:p>
    <w:p w:rsidR="00000000" w:rsidDel="00000000" w:rsidP="00000000" w:rsidRDefault="00000000" w:rsidRPr="00000000" w14:paraId="00000019">
      <w:pPr>
        <w:numPr>
          <w:ilvl w:val="0"/>
          <w:numId w:val="2"/>
        </w:numPr>
        <w:shd w:fill="ffffff" w:val="clear"/>
        <w:spacing w:after="300" w:before="0" w:line="276" w:lineRule="auto"/>
        <w:ind w:left="720" w:right="-990" w:hanging="360"/>
        <w:jc w:val="both"/>
        <w:rPr>
          <w:sz w:val="28"/>
          <w:szCs w:val="28"/>
        </w:rPr>
      </w:pPr>
      <w:r w:rsidDel="00000000" w:rsidR="00000000" w:rsidRPr="00000000">
        <w:rPr>
          <w:color w:val="1f2328"/>
          <w:sz w:val="28"/>
          <w:szCs w:val="28"/>
          <w:rtl w:val="0"/>
        </w:rPr>
        <w:t xml:space="preserve">To switch to the model designer, at the left select the </w:t>
      </w:r>
      <w:r w:rsidDel="00000000" w:rsidR="00000000" w:rsidRPr="00000000">
        <w:rPr>
          <w:b w:val="1"/>
          <w:bCs w:val="1"/>
          <w:color w:val="1f2328"/>
          <w:sz w:val="28"/>
          <w:szCs w:val="28"/>
          <w:rtl w:val="0"/>
        </w:rPr>
        <w:t xml:space="preserve">Model view icon.</w:t>
      </w:r>
      <w:r w:rsidDel="00000000" w:rsidR="00000000" w:rsidRPr="00000000">
        <w:rPr>
          <w:color w:val="1f2328"/>
          <w:sz w:val="28"/>
          <w:szCs w:val="28"/>
          <w:rtl w:val="0"/>
        </w:rPr>
        <w:br w:type="textWrapping"/>
      </w:r>
      <w:r w:rsidDel="00000000" w:rsidR="00000000" w:rsidRPr="00000000">
        <w:rPr>
          <w:color w:val="1f2328"/>
          <w:sz w:val="28"/>
          <w:szCs w:val="28"/>
        </w:rPr>
        <w:drawing>
          <wp:inline distB="114300" distT="114300" distL="114300" distR="114300">
            <wp:extent cx="1524000" cy="1838325"/>
            <wp:effectExtent b="25400" l="25400" r="25400" t="25400"/>
            <wp:docPr descr="Picture 2" id="34" name="image31.png"/>
            <a:graphic>
              <a:graphicData uri="http://schemas.openxmlformats.org/drawingml/2006/picture">
                <pic:pic>
                  <pic:nvPicPr>
                    <pic:cNvPr descr="Picture 2" id="0" name="image31.png"/>
                    <pic:cNvPicPr preferRelativeResize="0"/>
                  </pic:nvPicPr>
                  <pic:blipFill>
                    <a:blip r:embed="rId8"/>
                    <a:srcRect b="0" l="0" r="0" t="0"/>
                    <a:stretch>
                      <a:fillRect/>
                    </a:stretch>
                  </pic:blipFill>
                  <pic:spPr>
                    <a:xfrm>
                      <a:off x="0" y="0"/>
                      <a:ext cx="1524000" cy="1838325"/>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1A">
      <w:pPr>
        <w:numPr>
          <w:ilvl w:val="0"/>
          <w:numId w:val="2"/>
        </w:numPr>
        <w:shd w:fill="ffffff" w:val="clear"/>
        <w:spacing w:after="300" w:before="0" w:line="276" w:lineRule="auto"/>
        <w:ind w:left="720" w:right="-990" w:hanging="360"/>
        <w:jc w:val="both"/>
        <w:rPr>
          <w:sz w:val="28"/>
          <w:szCs w:val="28"/>
        </w:rPr>
      </w:pPr>
      <w:r w:rsidDel="00000000" w:rsidR="00000000" w:rsidRPr="00000000">
        <w:rPr>
          <w:color w:val="1f2328"/>
          <w:sz w:val="28"/>
          <w:szCs w:val="28"/>
          <w:rtl w:val="0"/>
        </w:rPr>
        <w:t xml:space="preserve">On the Home ribbon, select </w:t>
      </w:r>
      <w:r w:rsidDel="00000000" w:rsidR="00000000" w:rsidRPr="00000000">
        <w:rPr>
          <w:b w:val="1"/>
          <w:bCs w:val="1"/>
          <w:color w:val="1f2328"/>
          <w:sz w:val="28"/>
          <w:szCs w:val="28"/>
          <w:rtl w:val="0"/>
        </w:rPr>
        <w:t xml:space="preserve">Manage Relationships.</w:t>
        <w:br w:type="textWrapping"/>
      </w:r>
      <w:r w:rsidDel="00000000" w:rsidR="00000000" w:rsidRPr="00000000">
        <w:rPr>
          <w:color w:val="1f2328"/>
          <w:sz w:val="28"/>
          <w:szCs w:val="28"/>
        </w:rPr>
        <w:drawing>
          <wp:inline distB="114300" distT="114300" distL="114300" distR="114300">
            <wp:extent cx="3695700" cy="981075"/>
            <wp:effectExtent b="25400" l="25400" r="25400" t="25400"/>
            <wp:docPr descr="Picture 3" id="13" name="image3.png"/>
            <a:graphic>
              <a:graphicData uri="http://schemas.openxmlformats.org/drawingml/2006/picture">
                <pic:pic>
                  <pic:nvPicPr>
                    <pic:cNvPr descr="Picture 3" id="0" name="image3.png"/>
                    <pic:cNvPicPr preferRelativeResize="0"/>
                  </pic:nvPicPr>
                  <pic:blipFill>
                    <a:blip r:embed="rId9"/>
                    <a:srcRect b="0" l="0" r="0" t="0"/>
                    <a:stretch>
                      <a:fillRect/>
                    </a:stretch>
                  </pic:blipFill>
                  <pic:spPr>
                    <a:xfrm>
                      <a:off x="0" y="0"/>
                      <a:ext cx="3695700" cy="981075"/>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1B">
      <w:pPr>
        <w:numPr>
          <w:ilvl w:val="0"/>
          <w:numId w:val="2"/>
        </w:numPr>
        <w:shd w:fill="ffffff" w:val="clear"/>
        <w:spacing w:after="300" w:before="0" w:line="276" w:lineRule="auto"/>
        <w:ind w:left="720" w:right="-990" w:hanging="360"/>
        <w:jc w:val="both"/>
        <w:rPr>
          <w:sz w:val="28"/>
          <w:szCs w:val="28"/>
        </w:rPr>
      </w:pPr>
      <w:r w:rsidDel="00000000" w:rsidR="00000000" w:rsidRPr="00000000">
        <w:rPr>
          <w:color w:val="1f2328"/>
          <w:sz w:val="28"/>
          <w:szCs w:val="28"/>
          <w:rtl w:val="0"/>
        </w:rPr>
        <w:t xml:space="preserve">In the </w:t>
      </w:r>
      <w:r w:rsidDel="00000000" w:rsidR="00000000" w:rsidRPr="00000000">
        <w:rPr>
          <w:color w:val="1f2328"/>
          <w:sz w:val="28"/>
          <w:szCs w:val="28"/>
          <w:u w:val="single"/>
          <w:rtl w:val="0"/>
        </w:rPr>
        <w:t xml:space="preserve">Manage Relationships window</w:t>
      </w:r>
      <w:r w:rsidDel="00000000" w:rsidR="00000000" w:rsidRPr="00000000">
        <w:rPr>
          <w:color w:val="1f2328"/>
          <w:sz w:val="28"/>
          <w:szCs w:val="28"/>
          <w:rtl w:val="0"/>
        </w:rPr>
        <w:t xml:space="preserve">, notice that no relationships are yet defined.</w:t>
      </w:r>
    </w:p>
    <w:p w:rsidR="00000000" w:rsidDel="00000000" w:rsidP="00000000" w:rsidRDefault="00000000" w:rsidRPr="00000000" w14:paraId="0000001C">
      <w:pPr>
        <w:numPr>
          <w:ilvl w:val="0"/>
          <w:numId w:val="2"/>
        </w:numPr>
        <w:shd w:fill="ffffff" w:val="clear"/>
        <w:spacing w:after="300" w:before="0" w:line="276" w:lineRule="auto"/>
        <w:ind w:left="720" w:right="-990" w:hanging="360"/>
        <w:jc w:val="both"/>
        <w:rPr>
          <w:sz w:val="28"/>
          <w:szCs w:val="28"/>
        </w:rPr>
      </w:pPr>
      <w:r w:rsidDel="00000000" w:rsidR="00000000" w:rsidRPr="00000000">
        <w:rPr>
          <w:color w:val="1f2328"/>
          <w:sz w:val="28"/>
          <w:szCs w:val="28"/>
          <w:rtl w:val="0"/>
        </w:rPr>
        <w:t xml:space="preserve">To create a relationship, select </w:t>
      </w:r>
      <w:r w:rsidDel="00000000" w:rsidR="00000000" w:rsidRPr="00000000">
        <w:rPr>
          <w:b w:val="1"/>
          <w:bCs w:val="1"/>
          <w:color w:val="1f2328"/>
          <w:sz w:val="28"/>
          <w:szCs w:val="28"/>
          <w:rtl w:val="0"/>
        </w:rPr>
        <w:t xml:space="preserve">+ New relationship</w:t>
      </w:r>
      <w:r w:rsidDel="00000000" w:rsidR="00000000" w:rsidRPr="00000000">
        <w:rPr>
          <w:color w:val="1f2328"/>
          <w:sz w:val="28"/>
          <w:szCs w:val="28"/>
          <w:rtl w:val="0"/>
        </w:rPr>
        <w:t xml:space="preserve">.</w:t>
      </w:r>
    </w:p>
    <w:p w:rsidR="00000000" w:rsidDel="00000000" w:rsidP="00000000" w:rsidRDefault="00000000" w:rsidRPr="00000000" w14:paraId="0000001D">
      <w:pPr>
        <w:numPr>
          <w:ilvl w:val="0"/>
          <w:numId w:val="2"/>
        </w:numPr>
        <w:shd w:fill="ffffff" w:val="clear"/>
        <w:spacing w:after="300" w:before="0" w:line="276" w:lineRule="auto"/>
        <w:ind w:left="720" w:right="-990" w:hanging="360"/>
        <w:jc w:val="both"/>
        <w:rPr>
          <w:sz w:val="28"/>
          <w:szCs w:val="28"/>
        </w:rPr>
      </w:pPr>
      <w:r w:rsidDel="00000000" w:rsidR="00000000" w:rsidRPr="00000000">
        <w:rPr>
          <w:color w:val="1f2328"/>
          <w:sz w:val="28"/>
          <w:szCs w:val="28"/>
          <w:rtl w:val="0"/>
        </w:rPr>
        <w:t xml:space="preserve">To configure a relationship from Product table to Sales table, in the </w:t>
      </w:r>
      <w:r w:rsidDel="00000000" w:rsidR="00000000" w:rsidRPr="00000000">
        <w:rPr>
          <w:color w:val="1f2328"/>
          <w:sz w:val="28"/>
          <w:szCs w:val="28"/>
          <w:u w:val="single"/>
          <w:rtl w:val="0"/>
        </w:rPr>
        <w:t xml:space="preserve">From table dropdown list,</w:t>
      </w:r>
      <w:r w:rsidDel="00000000" w:rsidR="00000000" w:rsidRPr="00000000">
        <w:rPr>
          <w:color w:val="1f2328"/>
          <w:sz w:val="28"/>
          <w:szCs w:val="28"/>
          <w:rtl w:val="0"/>
        </w:rPr>
        <w:t xml:space="preserve"> select the </w:t>
      </w:r>
      <w:r w:rsidDel="00000000" w:rsidR="00000000" w:rsidRPr="00000000">
        <w:rPr>
          <w:b w:val="1"/>
          <w:bCs w:val="1"/>
          <w:color w:val="1f2328"/>
          <w:sz w:val="28"/>
          <w:szCs w:val="28"/>
          <w:rtl w:val="0"/>
        </w:rPr>
        <w:t xml:space="preserve">Product table</w:t>
      </w:r>
      <w:r w:rsidDel="00000000" w:rsidR="00000000" w:rsidRPr="00000000">
        <w:rPr>
          <w:color w:val="1f2328"/>
          <w:sz w:val="28"/>
          <w:szCs w:val="28"/>
          <w:rtl w:val="0"/>
        </w:rPr>
        <w:t xml:space="preserve">, and in the </w:t>
      </w:r>
      <w:r w:rsidDel="00000000" w:rsidR="00000000" w:rsidRPr="00000000">
        <w:rPr>
          <w:color w:val="1f2328"/>
          <w:sz w:val="28"/>
          <w:szCs w:val="28"/>
          <w:u w:val="single"/>
          <w:rtl w:val="0"/>
        </w:rPr>
        <w:t xml:space="preserve">To table dropdown list,</w:t>
      </w:r>
      <w:r w:rsidDel="00000000" w:rsidR="00000000" w:rsidRPr="00000000">
        <w:rPr>
          <w:color w:val="1f2328"/>
          <w:sz w:val="28"/>
          <w:szCs w:val="28"/>
          <w:rtl w:val="0"/>
        </w:rPr>
        <w:t xml:space="preserve"> select the </w:t>
      </w:r>
      <w:r w:rsidDel="00000000" w:rsidR="00000000" w:rsidRPr="00000000">
        <w:rPr>
          <w:b w:val="1"/>
          <w:bCs w:val="1"/>
          <w:color w:val="1f2328"/>
          <w:sz w:val="28"/>
          <w:szCs w:val="28"/>
          <w:rtl w:val="0"/>
        </w:rPr>
        <w:t xml:space="preserve">Sales table.</w:t>
        <w:br w:type="textWrapping"/>
      </w:r>
      <w:r w:rsidDel="00000000" w:rsidR="00000000" w:rsidRPr="00000000">
        <w:rPr>
          <w:color w:val="1f2328"/>
          <w:sz w:val="28"/>
          <w:szCs w:val="28"/>
        </w:rPr>
        <w:drawing>
          <wp:inline distB="114300" distT="114300" distL="114300" distR="114300">
            <wp:extent cx="5943600" cy="4000500"/>
            <wp:effectExtent b="25400" l="25400" r="25400" t="25400"/>
            <wp:docPr descr="Picture 4" id="8" name="image2.png"/>
            <a:graphic>
              <a:graphicData uri="http://schemas.openxmlformats.org/drawingml/2006/picture">
                <pic:pic>
                  <pic:nvPicPr>
                    <pic:cNvPr descr="Picture 4" id="0" name="image2.png"/>
                    <pic:cNvPicPr preferRelativeResize="0"/>
                  </pic:nvPicPr>
                  <pic:blipFill>
                    <a:blip r:embed="rId10"/>
                    <a:srcRect b="0" l="0" r="0" t="0"/>
                    <a:stretch>
                      <a:fillRect/>
                    </a:stretch>
                  </pic:blipFill>
                  <pic:spPr>
                    <a:xfrm>
                      <a:off x="0" y="0"/>
                      <a:ext cx="5943600" cy="40005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1E">
      <w:pPr>
        <w:numPr>
          <w:ilvl w:val="0"/>
          <w:numId w:val="2"/>
        </w:numPr>
        <w:shd w:fill="ffffff" w:val="clear"/>
        <w:spacing w:after="300" w:before="0" w:line="276" w:lineRule="auto"/>
        <w:ind w:left="720" w:right="-990" w:hanging="360"/>
        <w:jc w:val="both"/>
        <w:rPr>
          <w:sz w:val="28"/>
          <w:szCs w:val="28"/>
        </w:rPr>
      </w:pPr>
      <w:r w:rsidDel="00000000" w:rsidR="00000000" w:rsidRPr="00000000">
        <w:rPr>
          <w:color w:val="1f2328"/>
          <w:sz w:val="28"/>
          <w:szCs w:val="28"/>
          <w:rtl w:val="0"/>
        </w:rPr>
        <w:t xml:space="preserve">Notice the following properties were automatically configured:</w:t>
      </w:r>
    </w:p>
    <w:p w:rsidR="00000000" w:rsidDel="00000000" w:rsidP="00000000" w:rsidRDefault="00000000" w:rsidRPr="00000000" w14:paraId="0000001F">
      <w:pPr>
        <w:numPr>
          <w:ilvl w:val="1"/>
          <w:numId w:val="2"/>
        </w:numPr>
        <w:spacing w:after="300" w:before="0" w:line="276" w:lineRule="auto"/>
        <w:ind w:left="1440" w:right="-990" w:hanging="360"/>
        <w:jc w:val="both"/>
        <w:rPr>
          <w:color w:val="1f2328"/>
          <w:sz w:val="28"/>
          <w:szCs w:val="28"/>
        </w:rPr>
      </w:pPr>
      <w:r w:rsidDel="00000000" w:rsidR="00000000" w:rsidRPr="00000000">
        <w:rPr>
          <w:b w:val="1"/>
          <w:bCs w:val="1"/>
          <w:color w:val="1f2328"/>
          <w:sz w:val="28"/>
          <w:szCs w:val="28"/>
          <w:rtl w:val="0"/>
        </w:rPr>
        <w:t xml:space="preserve">ProductKey columns</w:t>
      </w:r>
      <w:r w:rsidDel="00000000" w:rsidR="00000000" w:rsidRPr="00000000">
        <w:rPr>
          <w:color w:val="1f2328"/>
          <w:sz w:val="28"/>
          <w:szCs w:val="28"/>
          <w:rtl w:val="0"/>
        </w:rPr>
        <w:t xml:space="preserve"> in each table are selected.</w:t>
      </w:r>
      <w:r w:rsidDel="00000000" w:rsidR="00000000" w:rsidRPr="00000000">
        <w:rPr>
          <w:rtl w:val="0"/>
        </w:rPr>
      </w:r>
    </w:p>
    <w:p w:rsidR="00000000" w:rsidDel="00000000" w:rsidP="00000000" w:rsidRDefault="00000000" w:rsidRPr="00000000" w14:paraId="00000020">
      <w:pPr>
        <w:numPr>
          <w:ilvl w:val="1"/>
          <w:numId w:val="2"/>
        </w:numPr>
        <w:spacing w:after="300" w:before="0" w:line="276" w:lineRule="auto"/>
        <w:ind w:left="1440" w:right="-990" w:hanging="360"/>
        <w:jc w:val="both"/>
        <w:rPr>
          <w:color w:val="1f2328"/>
          <w:sz w:val="28"/>
          <w:szCs w:val="28"/>
        </w:rPr>
      </w:pPr>
      <w:r w:rsidDel="00000000" w:rsidR="00000000" w:rsidRPr="00000000">
        <w:rPr>
          <w:color w:val="1f2328"/>
          <w:sz w:val="28"/>
          <w:szCs w:val="28"/>
          <w:rtl w:val="0"/>
        </w:rPr>
        <w:t xml:space="preserve">Cardinality type is One To Many (1:*). </w:t>
      </w:r>
      <w:r w:rsidDel="00000000" w:rsidR="00000000" w:rsidRPr="00000000">
        <w:rPr>
          <w:i w:val="1"/>
          <w:iCs w:val="1"/>
          <w:color w:val="1f2328"/>
          <w:sz w:val="28"/>
          <w:szCs w:val="28"/>
          <w:rtl w:val="0"/>
        </w:rPr>
        <w:t xml:space="preserve">The cardinality was automatically detected, because Power BI understands that the </w:t>
      </w:r>
      <w:r w:rsidDel="00000000" w:rsidR="00000000" w:rsidRPr="00000000">
        <w:rPr>
          <w:b w:val="1"/>
          <w:bCs w:val="1"/>
          <w:i w:val="1"/>
          <w:iCs w:val="1"/>
          <w:color w:val="1f2328"/>
          <w:sz w:val="28"/>
          <w:szCs w:val="28"/>
          <w:rtl w:val="0"/>
        </w:rPr>
        <w:t xml:space="preserve">ProductKey column</w:t>
      </w:r>
      <w:r w:rsidDel="00000000" w:rsidR="00000000" w:rsidRPr="00000000">
        <w:rPr>
          <w:i w:val="1"/>
          <w:iCs w:val="1"/>
          <w:color w:val="1f2328"/>
          <w:sz w:val="28"/>
          <w:szCs w:val="28"/>
          <w:rtl w:val="0"/>
        </w:rPr>
        <w:t xml:space="preserve"> from the </w:t>
      </w:r>
      <w:r w:rsidDel="00000000" w:rsidR="00000000" w:rsidRPr="00000000">
        <w:rPr>
          <w:i w:val="1"/>
          <w:iCs w:val="1"/>
          <w:color w:val="1f2328"/>
          <w:sz w:val="28"/>
          <w:szCs w:val="28"/>
          <w:u w:val="single"/>
          <w:rtl w:val="0"/>
        </w:rPr>
        <w:t xml:space="preserve">Product table</w:t>
      </w:r>
      <w:r w:rsidDel="00000000" w:rsidR="00000000" w:rsidRPr="00000000">
        <w:rPr>
          <w:i w:val="1"/>
          <w:iCs w:val="1"/>
          <w:color w:val="1f2328"/>
          <w:sz w:val="28"/>
          <w:szCs w:val="28"/>
          <w:rtl w:val="0"/>
        </w:rPr>
        <w:t xml:space="preserve"> contains </w:t>
      </w:r>
      <w:r w:rsidDel="00000000" w:rsidR="00000000" w:rsidRPr="00000000">
        <w:rPr>
          <w:i w:val="1"/>
          <w:iCs w:val="1"/>
          <w:color w:val="ff0000"/>
          <w:sz w:val="28"/>
          <w:szCs w:val="28"/>
          <w:rtl w:val="0"/>
        </w:rPr>
        <w:t xml:space="preserve">unique values.</w:t>
      </w:r>
      <w:r w:rsidDel="00000000" w:rsidR="00000000" w:rsidRPr="00000000">
        <w:rPr>
          <w:rtl w:val="0"/>
        </w:rPr>
      </w:r>
    </w:p>
    <w:p w:rsidR="00000000" w:rsidDel="00000000" w:rsidP="00000000" w:rsidRDefault="00000000" w:rsidRPr="00000000" w14:paraId="00000021">
      <w:pPr>
        <w:numPr>
          <w:ilvl w:val="1"/>
          <w:numId w:val="2"/>
        </w:numPr>
        <w:spacing w:after="300" w:before="0" w:line="276" w:lineRule="auto"/>
        <w:ind w:left="1440" w:right="-990" w:hanging="360"/>
        <w:jc w:val="both"/>
        <w:rPr>
          <w:color w:val="1f2328"/>
          <w:sz w:val="28"/>
          <w:szCs w:val="28"/>
        </w:rPr>
      </w:pPr>
      <w:r w:rsidDel="00000000" w:rsidR="00000000" w:rsidRPr="00000000">
        <w:rPr>
          <w:color w:val="1f2328"/>
          <w:sz w:val="28"/>
          <w:szCs w:val="28"/>
          <w:rtl w:val="0"/>
        </w:rPr>
        <w:t xml:space="preserve">Make</w:t>
      </w:r>
      <w:r w:rsidDel="00000000" w:rsidR="00000000" w:rsidRPr="00000000">
        <w:rPr>
          <w:b w:val="1"/>
          <w:bCs w:val="1"/>
          <w:color w:val="1f2328"/>
          <w:sz w:val="28"/>
          <w:szCs w:val="28"/>
          <w:rtl w:val="0"/>
        </w:rPr>
        <w:t xml:space="preserve"> This Relationship Active</w:t>
      </w:r>
      <w:r w:rsidDel="00000000" w:rsidR="00000000" w:rsidRPr="00000000">
        <w:rPr>
          <w:color w:val="1f2328"/>
          <w:sz w:val="28"/>
          <w:szCs w:val="28"/>
          <w:rtl w:val="0"/>
        </w:rPr>
        <w:t xml:space="preserve"> is </w:t>
      </w:r>
      <w:r w:rsidDel="00000000" w:rsidR="00000000" w:rsidRPr="00000000">
        <w:rPr>
          <w:color w:val="980000"/>
          <w:sz w:val="28"/>
          <w:szCs w:val="28"/>
          <w:rtl w:val="0"/>
        </w:rPr>
        <w:t xml:space="preserve">checked</w:t>
      </w:r>
      <w:r w:rsidDel="00000000" w:rsidR="00000000" w:rsidRPr="00000000">
        <w:rPr>
          <w:color w:val="1f2328"/>
          <w:sz w:val="28"/>
          <w:szCs w:val="28"/>
          <w:rtl w:val="0"/>
        </w:rPr>
        <w:t xml:space="preserve">. </w:t>
      </w:r>
      <w:r w:rsidDel="00000000" w:rsidR="00000000" w:rsidRPr="00000000">
        <w:rPr>
          <w:i w:val="1"/>
          <w:iCs w:val="1"/>
          <w:color w:val="1f2328"/>
          <w:sz w:val="28"/>
          <w:szCs w:val="28"/>
          <w:rtl w:val="0"/>
        </w:rPr>
        <w:t xml:space="preserve">Active relationships propagate filters.</w:t>
      </w:r>
    </w:p>
    <w:p w:rsidR="00000000" w:rsidDel="00000000" w:rsidP="00000000" w:rsidRDefault="00000000" w:rsidRPr="00000000" w14:paraId="00000022">
      <w:pPr>
        <w:shd w:fill="ffffff" w:val="clear"/>
        <w:spacing w:after="300" w:before="0" w:line="276" w:lineRule="auto"/>
        <w:ind w:left="720" w:right="-990" w:firstLine="0"/>
        <w:jc w:val="both"/>
        <w:rPr>
          <w:i w:val="1"/>
          <w:iCs w:val="1"/>
          <w:color w:val="1f2328"/>
          <w:sz w:val="28"/>
          <w:szCs w:val="28"/>
        </w:rPr>
      </w:pPr>
      <w:r w:rsidDel="00000000" w:rsidR="00000000" w:rsidRPr="00000000">
        <w:rPr>
          <w:i w:val="1"/>
          <w:iCs w:val="1"/>
          <w:color w:val="1f2328"/>
          <w:sz w:val="28"/>
          <w:szCs w:val="28"/>
        </w:rPr>
        <w:drawing>
          <wp:inline distB="114300" distT="114300" distL="114300" distR="114300">
            <wp:extent cx="5943600" cy="1282700"/>
            <wp:effectExtent b="25400" l="25400" r="25400" t="25400"/>
            <wp:docPr descr="Picture 5" id="33" name="image35.png"/>
            <a:graphic>
              <a:graphicData uri="http://schemas.openxmlformats.org/drawingml/2006/picture">
                <pic:pic>
                  <pic:nvPicPr>
                    <pic:cNvPr descr="Picture 5" id="0" name="image35.png"/>
                    <pic:cNvPicPr preferRelativeResize="0"/>
                  </pic:nvPicPr>
                  <pic:blipFill>
                    <a:blip r:embed="rId11"/>
                    <a:srcRect b="0" l="0" r="0" t="0"/>
                    <a:stretch>
                      <a:fillRect/>
                    </a:stretch>
                  </pic:blipFill>
                  <pic:spPr>
                    <a:xfrm>
                      <a:off x="0" y="0"/>
                      <a:ext cx="5943600" cy="12827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23">
      <w:pPr>
        <w:numPr>
          <w:ilvl w:val="0"/>
          <w:numId w:val="2"/>
        </w:numPr>
        <w:shd w:fill="ffffff" w:val="clear"/>
        <w:spacing w:after="300" w:before="0" w:line="276" w:lineRule="auto"/>
        <w:ind w:left="720" w:right="-990" w:hanging="360"/>
        <w:jc w:val="both"/>
        <w:rPr>
          <w:sz w:val="28"/>
          <w:szCs w:val="28"/>
        </w:rPr>
      </w:pPr>
      <w:r w:rsidDel="00000000" w:rsidR="00000000" w:rsidRPr="00000000">
        <w:rPr>
          <w:color w:val="1f2328"/>
          <w:sz w:val="28"/>
          <w:szCs w:val="28"/>
          <w:rtl w:val="0"/>
        </w:rPr>
        <w:t xml:space="preserve">Select </w:t>
      </w:r>
      <w:r w:rsidDel="00000000" w:rsidR="00000000" w:rsidRPr="00000000">
        <w:rPr>
          <w:b w:val="1"/>
          <w:bCs w:val="1"/>
          <w:color w:val="1f2328"/>
          <w:sz w:val="28"/>
          <w:szCs w:val="28"/>
          <w:rtl w:val="0"/>
        </w:rPr>
        <w:t xml:space="preserve">Save</w:t>
      </w:r>
      <w:r w:rsidDel="00000000" w:rsidR="00000000" w:rsidRPr="00000000">
        <w:rPr>
          <w:color w:val="1f2328"/>
          <w:sz w:val="28"/>
          <w:szCs w:val="28"/>
          <w:rtl w:val="0"/>
        </w:rPr>
        <w:t xml:space="preserve">, notice in the </w:t>
      </w:r>
      <w:r w:rsidDel="00000000" w:rsidR="00000000" w:rsidRPr="00000000">
        <w:rPr>
          <w:b w:val="1"/>
          <w:bCs w:val="1"/>
          <w:color w:val="1f2328"/>
          <w:sz w:val="28"/>
          <w:szCs w:val="28"/>
          <w:rtl w:val="0"/>
        </w:rPr>
        <w:t xml:space="preserve">Manage Relationships window</w:t>
      </w:r>
      <w:r w:rsidDel="00000000" w:rsidR="00000000" w:rsidRPr="00000000">
        <w:rPr>
          <w:color w:val="1f2328"/>
          <w:sz w:val="28"/>
          <w:szCs w:val="28"/>
          <w:rtl w:val="0"/>
        </w:rPr>
        <w:t xml:space="preserve"> that the </w:t>
      </w:r>
      <w:r w:rsidDel="00000000" w:rsidR="00000000" w:rsidRPr="00000000">
        <w:rPr>
          <w:color w:val="980000"/>
          <w:sz w:val="28"/>
          <w:szCs w:val="28"/>
          <w:rtl w:val="0"/>
        </w:rPr>
        <w:t xml:space="preserve">new relationship is listed,</w:t>
      </w:r>
      <w:r w:rsidDel="00000000" w:rsidR="00000000" w:rsidRPr="00000000">
        <w:rPr>
          <w:color w:val="1f2328"/>
          <w:sz w:val="28"/>
          <w:szCs w:val="28"/>
          <w:rtl w:val="0"/>
        </w:rPr>
        <w:t xml:space="preserve"> and then select </w:t>
      </w:r>
      <w:r w:rsidDel="00000000" w:rsidR="00000000" w:rsidRPr="00000000">
        <w:rPr>
          <w:b w:val="1"/>
          <w:bCs w:val="1"/>
          <w:color w:val="1f2328"/>
          <w:sz w:val="28"/>
          <w:szCs w:val="28"/>
          <w:rtl w:val="0"/>
        </w:rPr>
        <w:t xml:space="preserve">Close</w:t>
      </w:r>
      <w:r w:rsidDel="00000000" w:rsidR="00000000" w:rsidRPr="00000000">
        <w:rPr>
          <w:color w:val="1f2328"/>
          <w:sz w:val="28"/>
          <w:szCs w:val="28"/>
          <w:rtl w:val="0"/>
        </w:rPr>
        <w:t xml:space="preserve">.</w:t>
      </w:r>
    </w:p>
    <w:p w:rsidR="00000000" w:rsidDel="00000000" w:rsidP="00000000" w:rsidRDefault="00000000" w:rsidRPr="00000000" w14:paraId="00000024">
      <w:pPr>
        <w:numPr>
          <w:ilvl w:val="0"/>
          <w:numId w:val="2"/>
        </w:numPr>
        <w:shd w:fill="ffffff" w:val="clear"/>
        <w:spacing w:after="300" w:before="0" w:line="276" w:lineRule="auto"/>
        <w:ind w:left="720" w:right="-990" w:hanging="360"/>
        <w:jc w:val="both"/>
        <w:rPr>
          <w:sz w:val="28"/>
          <w:szCs w:val="28"/>
        </w:rPr>
      </w:pPr>
      <w:r w:rsidDel="00000000" w:rsidR="00000000" w:rsidRPr="00000000">
        <w:rPr>
          <w:color w:val="1f2328"/>
          <w:sz w:val="28"/>
          <w:szCs w:val="28"/>
          <w:rtl w:val="0"/>
        </w:rPr>
        <w:t xml:space="preserve">In the model diagram, notice there's now a connector between the two tables (you might choose to reposition the tables to see the relationship more clearly).</w:t>
        <w:br w:type="textWrapping"/>
      </w:r>
      <w:r w:rsidDel="00000000" w:rsidR="00000000" w:rsidRPr="00000000">
        <w:rPr>
          <w:color w:val="1f2328"/>
          <w:sz w:val="28"/>
          <w:szCs w:val="28"/>
        </w:rPr>
        <w:drawing>
          <wp:inline distB="114300" distT="114300" distL="114300" distR="114300">
            <wp:extent cx="5943600" cy="3606800"/>
            <wp:effectExtent b="25400" l="25400" r="25400" t="25400"/>
            <wp:docPr descr="Picture 6" id="32" name="image34.png"/>
            <a:graphic>
              <a:graphicData uri="http://schemas.openxmlformats.org/drawingml/2006/picture">
                <pic:pic>
                  <pic:nvPicPr>
                    <pic:cNvPr descr="Picture 6" id="0" name="image34.png"/>
                    <pic:cNvPicPr preferRelativeResize="0"/>
                  </pic:nvPicPr>
                  <pic:blipFill>
                    <a:blip r:embed="rId12"/>
                    <a:srcRect b="0" l="0" r="0" t="0"/>
                    <a:stretch>
                      <a:fillRect/>
                    </a:stretch>
                  </pic:blipFill>
                  <pic:spPr>
                    <a:xfrm>
                      <a:off x="0" y="0"/>
                      <a:ext cx="5943600" cy="3606800"/>
                    </a:xfrm>
                    <a:prstGeom prst="rect"/>
                    <a:ln w="25400">
                      <a:solidFill>
                        <a:srgbClr val="000000"/>
                      </a:solidFill>
                      <a:prstDash val="solid"/>
                    </a:ln>
                  </pic:spPr>
                </pic:pic>
              </a:graphicData>
            </a:graphic>
          </wp:inline>
        </w:drawing>
      </w:r>
      <w:r w:rsidDel="00000000" w:rsidR="00000000" w:rsidRPr="00000000">
        <w:rPr>
          <w:color w:val="1f2328"/>
          <w:sz w:val="28"/>
          <w:szCs w:val="28"/>
          <w:rtl w:val="0"/>
        </w:rPr>
        <w:br w:type="textWrapping"/>
      </w:r>
      <w:r w:rsidDel="00000000" w:rsidR="00000000" w:rsidRPr="00000000">
        <w:rPr>
          <w:i w:val="1"/>
          <w:iCs w:val="1"/>
          <w:color w:val="59636e"/>
          <w:sz w:val="28"/>
          <w:szCs w:val="28"/>
          <w:rtl w:val="0"/>
        </w:rPr>
        <w:t xml:space="preserve">You can interpret many of the relationship properties by looking at the relationship line in the diagram:</w:t>
      </w:r>
    </w:p>
    <w:p w:rsidR="00000000" w:rsidDel="00000000" w:rsidP="00000000" w:rsidRDefault="00000000" w:rsidRPr="00000000" w14:paraId="00000025">
      <w:pPr>
        <w:numPr>
          <w:ilvl w:val="1"/>
          <w:numId w:val="2"/>
        </w:numPr>
        <w:spacing w:after="300" w:before="0" w:line="276" w:lineRule="auto"/>
        <w:ind w:left="1440" w:right="-990" w:hanging="360"/>
        <w:jc w:val="both"/>
        <w:rPr>
          <w:sz w:val="28"/>
          <w:szCs w:val="28"/>
        </w:rPr>
      </w:pPr>
      <w:r w:rsidDel="00000000" w:rsidR="00000000" w:rsidRPr="00000000">
        <w:rPr>
          <w:b w:val="1"/>
          <w:bCs w:val="1"/>
          <w:i w:val="1"/>
          <w:iCs w:val="1"/>
          <w:color w:val="59636e"/>
          <w:sz w:val="28"/>
          <w:szCs w:val="28"/>
          <w:rtl w:val="0"/>
        </w:rPr>
        <w:t xml:space="preserve">Cardinality </w:t>
      </w:r>
      <w:r w:rsidDel="00000000" w:rsidR="00000000" w:rsidRPr="00000000">
        <w:rPr>
          <w:i w:val="1"/>
          <w:iCs w:val="1"/>
          <w:color w:val="59636e"/>
          <w:sz w:val="28"/>
          <w:szCs w:val="28"/>
          <w:rtl w:val="0"/>
        </w:rPr>
        <w:t xml:space="preserve">is represented by the 1 and (*) indicators.</w:t>
      </w:r>
    </w:p>
    <w:p w:rsidR="00000000" w:rsidDel="00000000" w:rsidP="00000000" w:rsidRDefault="00000000" w:rsidRPr="00000000" w14:paraId="00000026">
      <w:pPr>
        <w:numPr>
          <w:ilvl w:val="1"/>
          <w:numId w:val="2"/>
        </w:numPr>
        <w:spacing w:after="300" w:before="0" w:line="276" w:lineRule="auto"/>
        <w:ind w:left="1440" w:right="-990" w:hanging="360"/>
        <w:jc w:val="both"/>
        <w:rPr>
          <w:sz w:val="28"/>
          <w:szCs w:val="28"/>
        </w:rPr>
      </w:pPr>
      <w:r w:rsidDel="00000000" w:rsidR="00000000" w:rsidRPr="00000000">
        <w:rPr>
          <w:b w:val="1"/>
          <w:bCs w:val="1"/>
          <w:i w:val="1"/>
          <w:iCs w:val="1"/>
          <w:color w:val="59636e"/>
          <w:sz w:val="28"/>
          <w:szCs w:val="28"/>
          <w:rtl w:val="0"/>
        </w:rPr>
        <w:t xml:space="preserve">Filter direction</w:t>
      </w:r>
      <w:r w:rsidDel="00000000" w:rsidR="00000000" w:rsidRPr="00000000">
        <w:rPr>
          <w:i w:val="1"/>
          <w:iCs w:val="1"/>
          <w:color w:val="59636e"/>
          <w:sz w:val="28"/>
          <w:szCs w:val="28"/>
          <w:rtl w:val="0"/>
        </w:rPr>
        <w:t xml:space="preserve"> is represented by the arrow head.</w:t>
      </w:r>
    </w:p>
    <w:p w:rsidR="00000000" w:rsidDel="00000000" w:rsidP="00000000" w:rsidRDefault="00000000" w:rsidRPr="00000000" w14:paraId="00000027">
      <w:pPr>
        <w:numPr>
          <w:ilvl w:val="1"/>
          <w:numId w:val="2"/>
        </w:numPr>
        <w:spacing w:after="300" w:before="0" w:line="276" w:lineRule="auto"/>
        <w:ind w:left="1440" w:right="-990" w:hanging="360"/>
        <w:jc w:val="both"/>
        <w:rPr>
          <w:sz w:val="28"/>
          <w:szCs w:val="28"/>
        </w:rPr>
      </w:pPr>
      <w:r w:rsidDel="00000000" w:rsidR="00000000" w:rsidRPr="00000000">
        <w:rPr>
          <w:i w:val="1"/>
          <w:iCs w:val="1"/>
          <w:color w:val="59636e"/>
          <w:sz w:val="28"/>
          <w:szCs w:val="28"/>
          <w:rtl w:val="0"/>
        </w:rPr>
        <w:t xml:space="preserve">A </w:t>
      </w:r>
      <w:r w:rsidDel="00000000" w:rsidR="00000000" w:rsidRPr="00000000">
        <w:rPr>
          <w:b w:val="1"/>
          <w:bCs w:val="1"/>
          <w:i w:val="1"/>
          <w:iCs w:val="1"/>
          <w:color w:val="59636e"/>
          <w:sz w:val="28"/>
          <w:szCs w:val="28"/>
          <w:rtl w:val="0"/>
        </w:rPr>
        <w:t xml:space="preserve">solid line</w:t>
      </w:r>
      <w:r w:rsidDel="00000000" w:rsidR="00000000" w:rsidRPr="00000000">
        <w:rPr>
          <w:i w:val="1"/>
          <w:iCs w:val="1"/>
          <w:color w:val="59636e"/>
          <w:sz w:val="28"/>
          <w:szCs w:val="28"/>
          <w:rtl w:val="0"/>
        </w:rPr>
        <w:t xml:space="preserve"> represents an active relationship; a dotted line represents an inactive relationship.</w:t>
      </w:r>
    </w:p>
    <w:p w:rsidR="00000000" w:rsidDel="00000000" w:rsidP="00000000" w:rsidRDefault="00000000" w:rsidRPr="00000000" w14:paraId="00000028">
      <w:pPr>
        <w:shd w:fill="ffffff" w:val="clear"/>
        <w:spacing w:after="300" w:before="0" w:line="276" w:lineRule="auto"/>
        <w:ind w:left="720" w:right="-990" w:firstLine="0"/>
        <w:jc w:val="both"/>
        <w:rPr>
          <w:color w:val="59636e"/>
          <w:sz w:val="28"/>
          <w:szCs w:val="28"/>
        </w:rPr>
      </w:pPr>
      <w:r w:rsidDel="00000000" w:rsidR="00000000" w:rsidRPr="00000000">
        <w:rPr>
          <w:b w:val="1"/>
          <w:bCs w:val="1"/>
          <w:color w:val="59636e"/>
          <w:sz w:val="28"/>
          <w:szCs w:val="28"/>
          <w:rtl w:val="0"/>
        </w:rPr>
        <w:t xml:space="preserve">Tip</w:t>
      </w:r>
      <w:r w:rsidDel="00000000" w:rsidR="00000000" w:rsidRPr="00000000">
        <w:rPr>
          <w:color w:val="59636e"/>
          <w:sz w:val="28"/>
          <w:szCs w:val="28"/>
          <w:rtl w:val="0"/>
        </w:rPr>
        <w:t xml:space="preserve">: If you hover the cursor over the relationship to highlight the related columns._</w:t>
      </w:r>
    </w:p>
    <w:p w:rsidR="00000000" w:rsidDel="00000000" w:rsidP="00000000" w:rsidRDefault="00000000" w:rsidRPr="00000000" w14:paraId="00000029">
      <w:pPr>
        <w:numPr>
          <w:ilvl w:val="0"/>
          <w:numId w:val="2"/>
        </w:numPr>
        <w:shd w:fill="ffffff" w:val="clear"/>
        <w:spacing w:after="300" w:before="0" w:line="276" w:lineRule="auto"/>
        <w:ind w:left="720" w:right="-990" w:hanging="360"/>
        <w:jc w:val="both"/>
        <w:rPr>
          <w:sz w:val="28"/>
          <w:szCs w:val="28"/>
        </w:rPr>
      </w:pPr>
      <w:r w:rsidDel="00000000" w:rsidR="00000000" w:rsidRPr="00000000">
        <w:rPr>
          <w:color w:val="1f2328"/>
          <w:sz w:val="28"/>
          <w:szCs w:val="28"/>
          <w:rtl w:val="0"/>
        </w:rPr>
        <w:t xml:space="preserve">Switch to </w:t>
      </w:r>
      <w:r w:rsidDel="00000000" w:rsidR="00000000" w:rsidRPr="00000000">
        <w:rPr>
          <w:b w:val="1"/>
          <w:bCs w:val="1"/>
          <w:color w:val="1f2328"/>
          <w:sz w:val="28"/>
          <w:szCs w:val="28"/>
          <w:rtl w:val="0"/>
        </w:rPr>
        <w:t xml:space="preserve">Report view</w:t>
      </w:r>
      <w:r w:rsidDel="00000000" w:rsidR="00000000" w:rsidRPr="00000000">
        <w:rPr>
          <w:color w:val="1f2328"/>
          <w:sz w:val="28"/>
          <w:szCs w:val="28"/>
          <w:rtl w:val="0"/>
        </w:rPr>
        <w:t xml:space="preserve">, and then notice that the table visual updated to display different values for each product category.</w:t>
      </w:r>
      <w:ins w:author="Livaansh" w:id="1" w:date="2026-09-07T15:23:35Z">
        <w:r w:rsidDel="00000000" w:rsidR="00000000" w:rsidRPr="00000000">
          <w:rPr>
            <w:color w:val="1f2328"/>
            <w:sz w:val="28"/>
            <w:szCs w:val="28"/>
            <w:rtl w:val="0"/>
          </w:rPr>
          <w:br w:type="textWrapping"/>
        </w:r>
      </w:ins>
      <w:r w:rsidDel="00000000" w:rsidR="00000000" w:rsidRPr="00000000">
        <w:rPr>
          <w:color w:val="1f2328"/>
          <w:sz w:val="28"/>
          <w:szCs w:val="28"/>
          <w:rtl w:val="0"/>
        </w:rPr>
        <w:br w:type="textWrapping"/>
      </w:r>
      <w:r w:rsidDel="00000000" w:rsidR="00000000" w:rsidRPr="00000000">
        <w:rPr>
          <w:i w:val="1"/>
          <w:iCs w:val="1"/>
          <w:color w:val="59636e"/>
          <w:sz w:val="20"/>
          <w:szCs w:val="20"/>
          <w:rtl w:val="0"/>
        </w:rPr>
        <w:t xml:space="preserve">Filters applied to the Product table now propagate to the Sales table.</w:t>
      </w:r>
      <w:r w:rsidDel="00000000" w:rsidR="00000000" w:rsidRPr="00000000">
        <w:rPr>
          <w:i w:val="1"/>
          <w:iCs w:val="1"/>
          <w:color w:val="59636e"/>
          <w:sz w:val="28"/>
          <w:szCs w:val="28"/>
          <w:rtl w:val="0"/>
        </w:rPr>
        <w:br w:type="textWrapping"/>
      </w:r>
      <w:r w:rsidDel="00000000" w:rsidR="00000000" w:rsidRPr="00000000">
        <w:rPr>
          <w:i w:val="1"/>
          <w:iCs w:val="1"/>
          <w:color w:val="59636e"/>
          <w:sz w:val="28"/>
          <w:szCs w:val="28"/>
        </w:rPr>
        <w:drawing>
          <wp:inline distB="114300" distT="114300" distL="114300" distR="114300">
            <wp:extent cx="3343275" cy="1952625"/>
            <wp:effectExtent b="25400" l="25400" r="25400" t="25400"/>
            <wp:docPr descr="Picture 7" id="29" name="image21.png"/>
            <a:graphic>
              <a:graphicData uri="http://schemas.openxmlformats.org/drawingml/2006/picture">
                <pic:pic>
                  <pic:nvPicPr>
                    <pic:cNvPr descr="Picture 7" id="0" name="image21.png"/>
                    <pic:cNvPicPr preferRelativeResize="0"/>
                  </pic:nvPicPr>
                  <pic:blipFill>
                    <a:blip r:embed="rId13"/>
                    <a:srcRect b="0" l="0" r="0" t="0"/>
                    <a:stretch>
                      <a:fillRect/>
                    </a:stretch>
                  </pic:blipFill>
                  <pic:spPr>
                    <a:xfrm>
                      <a:off x="0" y="0"/>
                      <a:ext cx="3343275" cy="1952625"/>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2A">
      <w:pPr>
        <w:pStyle w:val="Heading2"/>
        <w:keepNext w:val="0"/>
        <w:keepLines w:val="0"/>
        <w:pBdr>
          <w:bottom w:color="auto" w:space="5" w:sz="0" w:val="none"/>
        </w:pBdr>
        <w:shd w:fill="ffffff" w:val="clear"/>
        <w:spacing w:after="300" w:before="0" w:line="276" w:lineRule="auto"/>
        <w:ind w:right="-990"/>
        <w:jc w:val="both"/>
        <w:rPr>
          <w:b w:val="1"/>
          <w:bCs w:val="1"/>
          <w:color w:val="1f2328"/>
          <w:sz w:val="30"/>
          <w:szCs w:val="30"/>
        </w:rPr>
      </w:pPr>
      <w:bookmarkStart w:colFirst="0" w:colLast="0" w:name="_nmlouhr94ws" w:id="4"/>
      <w:bookmarkEnd w:id="4"/>
      <w:r w:rsidDel="00000000" w:rsidR="00000000" w:rsidRPr="00000000">
        <w:rPr>
          <w:b w:val="1"/>
          <w:bCs w:val="1"/>
          <w:color w:val="1f2328"/>
          <w:sz w:val="30"/>
          <w:szCs w:val="30"/>
          <w:rtl w:val="0"/>
        </w:rPr>
        <w:t xml:space="preserve">Create additional relationships</w:t>
      </w:r>
    </w:p>
    <w:p w:rsidR="00000000" w:rsidDel="00000000" w:rsidP="00000000" w:rsidRDefault="00000000" w:rsidRPr="00000000" w14:paraId="0000002B">
      <w:pPr>
        <w:shd w:fill="ffffff" w:val="clear"/>
        <w:spacing w:after="300" w:before="0" w:line="276" w:lineRule="auto"/>
        <w:ind w:right="-990"/>
        <w:jc w:val="both"/>
        <w:rPr>
          <w:color w:val="1f2328"/>
          <w:sz w:val="28"/>
          <w:szCs w:val="28"/>
        </w:rPr>
      </w:pPr>
      <w:r w:rsidDel="00000000" w:rsidR="00000000" w:rsidRPr="00000000">
        <w:rPr>
          <w:color w:val="1f2328"/>
          <w:sz w:val="28"/>
          <w:szCs w:val="28"/>
          <w:rtl w:val="0"/>
        </w:rPr>
        <w:t xml:space="preserve">There's an easier way to create a relationship. In the model diagram, you can drag and drop columns to create a new relationship.</w:t>
      </w:r>
    </w:p>
    <w:p w:rsidR="00000000" w:rsidDel="00000000" w:rsidP="00000000" w:rsidRDefault="00000000" w:rsidRPr="00000000" w14:paraId="0000002C">
      <w:pPr>
        <w:numPr>
          <w:ilvl w:val="0"/>
          <w:numId w:val="5"/>
        </w:numPr>
        <w:shd w:fill="ffffff" w:val="clear"/>
        <w:spacing w:after="300" w:before="0" w:line="276" w:lineRule="auto"/>
        <w:ind w:left="720" w:right="-990" w:hanging="360"/>
        <w:jc w:val="both"/>
        <w:rPr>
          <w:sz w:val="28"/>
          <w:szCs w:val="28"/>
        </w:rPr>
      </w:pPr>
      <w:r w:rsidDel="00000000" w:rsidR="00000000" w:rsidRPr="00000000">
        <w:rPr>
          <w:color w:val="1f2328"/>
          <w:sz w:val="28"/>
          <w:szCs w:val="28"/>
          <w:rtl w:val="0"/>
        </w:rPr>
        <w:t xml:space="preserve">To create a new relationship using a different technique, switch to </w:t>
      </w:r>
      <w:r w:rsidDel="00000000" w:rsidR="00000000" w:rsidRPr="00000000">
        <w:rPr>
          <w:b w:val="1"/>
          <w:bCs w:val="1"/>
          <w:color w:val="1f2328"/>
          <w:sz w:val="28"/>
          <w:szCs w:val="28"/>
          <w:rtl w:val="0"/>
        </w:rPr>
        <w:t xml:space="preserve">Model view.</w:t>
      </w:r>
    </w:p>
    <w:p w:rsidR="00000000" w:rsidDel="00000000" w:rsidP="00000000" w:rsidRDefault="00000000" w:rsidRPr="00000000" w14:paraId="0000002D">
      <w:pPr>
        <w:numPr>
          <w:ilvl w:val="0"/>
          <w:numId w:val="5"/>
        </w:numPr>
        <w:shd w:fill="ffffff" w:val="clear"/>
        <w:spacing w:after="300" w:before="0" w:line="276" w:lineRule="auto"/>
        <w:ind w:left="720" w:right="-990" w:hanging="360"/>
        <w:jc w:val="both"/>
        <w:rPr>
          <w:sz w:val="28"/>
          <w:szCs w:val="28"/>
        </w:rPr>
      </w:pPr>
      <w:r w:rsidDel="00000000" w:rsidR="00000000" w:rsidRPr="00000000">
        <w:rPr>
          <w:color w:val="1f2328"/>
          <w:sz w:val="28"/>
          <w:szCs w:val="28"/>
          <w:rtl w:val="0"/>
        </w:rPr>
        <w:t xml:space="preserve">From the Reseller table, drag the </w:t>
      </w:r>
      <w:r w:rsidDel="00000000" w:rsidR="00000000" w:rsidRPr="00000000">
        <w:rPr>
          <w:b w:val="1"/>
          <w:bCs w:val="1"/>
          <w:color w:val="1f2328"/>
          <w:sz w:val="28"/>
          <w:szCs w:val="28"/>
          <w:rtl w:val="0"/>
        </w:rPr>
        <w:t xml:space="preserve">ResellerKey</w:t>
      </w:r>
      <w:r w:rsidDel="00000000" w:rsidR="00000000" w:rsidRPr="00000000">
        <w:rPr>
          <w:color w:val="1f2328"/>
          <w:sz w:val="28"/>
          <w:szCs w:val="28"/>
          <w:rtl w:val="0"/>
        </w:rPr>
        <w:t xml:space="preserve"> </w:t>
      </w:r>
      <w:r w:rsidDel="00000000" w:rsidR="00000000" w:rsidRPr="00000000">
        <w:rPr>
          <w:b w:val="1"/>
          <w:bCs w:val="1"/>
          <w:color w:val="1f2328"/>
          <w:sz w:val="28"/>
          <w:szCs w:val="28"/>
          <w:rtl w:val="0"/>
        </w:rPr>
        <w:t xml:space="preserve">column </w:t>
      </w:r>
      <w:r w:rsidDel="00000000" w:rsidR="00000000" w:rsidRPr="00000000">
        <w:rPr>
          <w:color w:val="1f2328"/>
          <w:sz w:val="28"/>
          <w:szCs w:val="28"/>
          <w:rtl w:val="0"/>
        </w:rPr>
        <w:t xml:space="preserve">onto the ResellerKey column of the Sales table.</w:t>
        <w:br w:type="textWrapping"/>
      </w:r>
      <w:r w:rsidDel="00000000" w:rsidR="00000000" w:rsidRPr="00000000">
        <w:rPr>
          <w:color w:val="1f2328"/>
          <w:rtl w:val="0"/>
        </w:rPr>
        <w:br w:type="textWrapping"/>
      </w:r>
      <w:r w:rsidDel="00000000" w:rsidR="00000000" w:rsidRPr="00000000">
        <w:rPr>
          <w:i w:val="1"/>
          <w:iCs w:val="1"/>
          <w:color w:val="59636e"/>
          <w:rtl w:val="0"/>
        </w:rPr>
        <w:t xml:space="preserve">Important: Sometime a column doesn't want to be dragged. If this situation arises, select a different column, and then select the column you intend to drag again, and then try again. Ensure that you see the new relationship added to the diagram.</w:t>
      </w:r>
      <w:r w:rsidDel="00000000" w:rsidR="00000000" w:rsidRPr="00000000">
        <w:rPr>
          <w:i w:val="1"/>
          <w:iCs w:val="1"/>
          <w:color w:val="59636e"/>
          <w:sz w:val="28"/>
          <w:szCs w:val="28"/>
          <w:rtl w:val="0"/>
        </w:rPr>
        <w:br w:type="textWrapping"/>
      </w:r>
      <w:r w:rsidDel="00000000" w:rsidR="00000000" w:rsidRPr="00000000">
        <w:rPr>
          <w:i w:val="1"/>
          <w:iCs w:val="1"/>
          <w:color w:val="59636e"/>
          <w:sz w:val="28"/>
          <w:szCs w:val="28"/>
        </w:rPr>
        <w:drawing>
          <wp:inline distB="114300" distT="114300" distL="114300" distR="114300">
            <wp:extent cx="5467350" cy="4171950"/>
            <wp:effectExtent b="25400" l="25400" r="25400" t="25400"/>
            <wp:docPr descr="Picture 8" id="4" name="image4.png"/>
            <a:graphic>
              <a:graphicData uri="http://schemas.openxmlformats.org/drawingml/2006/picture">
                <pic:pic>
                  <pic:nvPicPr>
                    <pic:cNvPr descr="Picture 8" id="0" name="image4.png"/>
                    <pic:cNvPicPr preferRelativeResize="0"/>
                  </pic:nvPicPr>
                  <pic:blipFill>
                    <a:blip r:embed="rId14"/>
                    <a:srcRect b="0" l="0" r="0" t="0"/>
                    <a:stretch>
                      <a:fillRect/>
                    </a:stretch>
                  </pic:blipFill>
                  <pic:spPr>
                    <a:xfrm>
                      <a:off x="0" y="0"/>
                      <a:ext cx="5467350" cy="417195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2E">
      <w:pPr>
        <w:numPr>
          <w:ilvl w:val="0"/>
          <w:numId w:val="5"/>
        </w:numPr>
        <w:shd w:fill="ffffff" w:val="clear"/>
        <w:spacing w:after="300" w:before="0" w:line="276" w:lineRule="auto"/>
        <w:ind w:left="720" w:right="-990" w:hanging="360"/>
        <w:jc w:val="both"/>
        <w:rPr>
          <w:sz w:val="28"/>
          <w:szCs w:val="28"/>
        </w:rPr>
      </w:pPr>
      <w:r w:rsidDel="00000000" w:rsidR="00000000" w:rsidRPr="00000000">
        <w:rPr>
          <w:color w:val="1f2328"/>
          <w:sz w:val="28"/>
          <w:szCs w:val="28"/>
          <w:rtl w:val="0"/>
        </w:rPr>
        <w:t xml:space="preserve">In the </w:t>
      </w:r>
      <w:r w:rsidDel="00000000" w:rsidR="00000000" w:rsidRPr="00000000">
        <w:rPr>
          <w:b w:val="1"/>
          <w:bCs w:val="1"/>
          <w:color w:val="1f2328"/>
          <w:sz w:val="28"/>
          <w:szCs w:val="28"/>
          <w:rtl w:val="0"/>
        </w:rPr>
        <w:t xml:space="preserve">New relationship window</w:t>
      </w:r>
      <w:r w:rsidDel="00000000" w:rsidR="00000000" w:rsidRPr="00000000">
        <w:rPr>
          <w:color w:val="1f2328"/>
          <w:sz w:val="28"/>
          <w:szCs w:val="28"/>
          <w:rtl w:val="0"/>
        </w:rPr>
        <w:t xml:space="preserve">, review the configuration, and then select </w:t>
      </w:r>
      <w:r w:rsidDel="00000000" w:rsidR="00000000" w:rsidRPr="00000000">
        <w:rPr>
          <w:b w:val="1"/>
          <w:bCs w:val="1"/>
          <w:color w:val="1f2328"/>
          <w:sz w:val="28"/>
          <w:szCs w:val="28"/>
          <w:rtl w:val="0"/>
        </w:rPr>
        <w:t xml:space="preserve">Save</w:t>
      </w:r>
      <w:r w:rsidDel="00000000" w:rsidR="00000000" w:rsidRPr="00000000">
        <w:rPr>
          <w:color w:val="1f2328"/>
          <w:sz w:val="28"/>
          <w:szCs w:val="28"/>
          <w:rtl w:val="0"/>
        </w:rPr>
        <w:t xml:space="preserve">.</w:t>
      </w:r>
    </w:p>
    <w:p w:rsidR="00000000" w:rsidDel="00000000" w:rsidP="00000000" w:rsidRDefault="00000000" w:rsidRPr="00000000" w14:paraId="0000002F">
      <w:pPr>
        <w:numPr>
          <w:ilvl w:val="0"/>
          <w:numId w:val="5"/>
        </w:numPr>
        <w:shd w:fill="ffffff" w:val="clear"/>
        <w:spacing w:after="300" w:before="0" w:line="276" w:lineRule="auto"/>
        <w:ind w:left="720" w:right="-990" w:hanging="360"/>
        <w:jc w:val="both"/>
        <w:rPr>
          <w:sz w:val="28"/>
          <w:szCs w:val="28"/>
        </w:rPr>
      </w:pPr>
      <w:r w:rsidDel="00000000" w:rsidR="00000000" w:rsidRPr="00000000">
        <w:rPr>
          <w:color w:val="1f2328"/>
          <w:sz w:val="28"/>
          <w:szCs w:val="28"/>
          <w:rtl w:val="0"/>
        </w:rPr>
        <w:t xml:space="preserve">Use the </w:t>
      </w:r>
      <w:r w:rsidDel="00000000" w:rsidR="00000000" w:rsidRPr="00000000">
        <w:rPr>
          <w:b w:val="1"/>
          <w:bCs w:val="1"/>
          <w:color w:val="1f2328"/>
          <w:sz w:val="28"/>
          <w:szCs w:val="28"/>
          <w:rtl w:val="0"/>
        </w:rPr>
        <w:t xml:space="preserve">new technique</w:t>
      </w:r>
      <w:r w:rsidDel="00000000" w:rsidR="00000000" w:rsidRPr="00000000">
        <w:rPr>
          <w:color w:val="1f2328"/>
          <w:sz w:val="28"/>
          <w:szCs w:val="28"/>
          <w:rtl w:val="0"/>
        </w:rPr>
        <w:t xml:space="preserve"> to create the following two model relationships:</w:t>
      </w:r>
    </w:p>
    <w:p w:rsidR="00000000" w:rsidDel="00000000" w:rsidP="00000000" w:rsidRDefault="00000000" w:rsidRPr="00000000" w14:paraId="00000030">
      <w:pPr>
        <w:numPr>
          <w:ilvl w:val="1"/>
          <w:numId w:val="5"/>
        </w:numPr>
        <w:spacing w:after="300" w:before="0" w:line="276" w:lineRule="auto"/>
        <w:ind w:left="1440" w:right="-990" w:hanging="360"/>
        <w:jc w:val="both"/>
        <w:rPr>
          <w:sz w:val="28"/>
          <w:szCs w:val="28"/>
        </w:rPr>
      </w:pPr>
      <w:r w:rsidDel="00000000" w:rsidR="00000000" w:rsidRPr="00000000">
        <w:rPr>
          <w:b w:val="1"/>
          <w:bCs w:val="1"/>
          <w:color w:val="1f2328"/>
          <w:sz w:val="28"/>
          <w:szCs w:val="28"/>
          <w:rtl w:val="0"/>
        </w:rPr>
        <w:t xml:space="preserve">Region | SalesTerritoryKey</w:t>
      </w:r>
      <w:r w:rsidDel="00000000" w:rsidR="00000000" w:rsidRPr="00000000">
        <w:rPr>
          <w:color w:val="1f2328"/>
          <w:sz w:val="28"/>
          <w:szCs w:val="28"/>
          <w:rtl w:val="0"/>
        </w:rPr>
        <w:t xml:space="preserve"> to Sales | SalesTerritoryKey</w:t>
      </w:r>
    </w:p>
    <w:p w:rsidR="00000000" w:rsidDel="00000000" w:rsidP="00000000" w:rsidRDefault="00000000" w:rsidRPr="00000000" w14:paraId="00000031">
      <w:pPr>
        <w:numPr>
          <w:ilvl w:val="1"/>
          <w:numId w:val="5"/>
        </w:numPr>
        <w:spacing w:after="300" w:before="0" w:line="276" w:lineRule="auto"/>
        <w:ind w:left="1440" w:right="-990" w:hanging="360"/>
        <w:jc w:val="both"/>
        <w:rPr>
          <w:sz w:val="28"/>
          <w:szCs w:val="28"/>
        </w:rPr>
      </w:pPr>
      <w:r w:rsidDel="00000000" w:rsidR="00000000" w:rsidRPr="00000000">
        <w:rPr>
          <w:b w:val="1"/>
          <w:bCs w:val="1"/>
          <w:color w:val="1f2328"/>
          <w:sz w:val="28"/>
          <w:szCs w:val="28"/>
          <w:rtl w:val="0"/>
        </w:rPr>
        <w:t xml:space="preserve">Salesperson | EmployeeKey</w:t>
      </w:r>
      <w:r w:rsidDel="00000000" w:rsidR="00000000" w:rsidRPr="00000000">
        <w:rPr>
          <w:color w:val="1f2328"/>
          <w:sz w:val="28"/>
          <w:szCs w:val="28"/>
          <w:rtl w:val="0"/>
        </w:rPr>
        <w:t xml:space="preserve"> to Sales | EmployeeKey</w:t>
      </w:r>
    </w:p>
    <w:p w:rsidR="00000000" w:rsidDel="00000000" w:rsidP="00000000" w:rsidRDefault="00000000" w:rsidRPr="00000000" w14:paraId="00000032">
      <w:pPr>
        <w:numPr>
          <w:ilvl w:val="0"/>
          <w:numId w:val="5"/>
        </w:numPr>
        <w:shd w:fill="ffffff" w:val="clear"/>
        <w:spacing w:after="300" w:before="0" w:line="276" w:lineRule="auto"/>
        <w:ind w:left="720" w:right="-990" w:hanging="360"/>
        <w:jc w:val="both"/>
        <w:rPr>
          <w:sz w:val="28"/>
          <w:szCs w:val="28"/>
        </w:rPr>
      </w:pPr>
      <w:r w:rsidDel="00000000" w:rsidR="00000000" w:rsidRPr="00000000">
        <w:rPr>
          <w:color w:val="1f2328"/>
          <w:sz w:val="28"/>
          <w:szCs w:val="28"/>
          <w:rtl w:val="0"/>
        </w:rPr>
        <w:t xml:space="preserve">In the diagram, arrange the tables so that the Sales table is positioned in the center of the diagram, and the related tables are arranged about it. Position the disconnected tables to the side.</w:t>
        <w:br w:type="textWrapping"/>
      </w:r>
      <w:r w:rsidDel="00000000" w:rsidR="00000000" w:rsidRPr="00000000">
        <w:rPr>
          <w:color w:val="1f2328"/>
          <w:sz w:val="28"/>
          <w:szCs w:val="28"/>
        </w:rPr>
        <w:drawing>
          <wp:inline distB="114300" distT="114300" distL="114300" distR="114300">
            <wp:extent cx="5943600" cy="3390900"/>
            <wp:effectExtent b="25400" l="25400" r="25400" t="25400"/>
            <wp:docPr descr="Picture 9" id="3" name="image6.png"/>
            <a:graphic>
              <a:graphicData uri="http://schemas.openxmlformats.org/drawingml/2006/picture">
                <pic:pic>
                  <pic:nvPicPr>
                    <pic:cNvPr descr="Picture 9" id="0" name="image6.png"/>
                    <pic:cNvPicPr preferRelativeResize="0"/>
                  </pic:nvPicPr>
                  <pic:blipFill>
                    <a:blip r:embed="rId15"/>
                    <a:srcRect b="0" l="0" r="0" t="0"/>
                    <a:stretch>
                      <a:fillRect/>
                    </a:stretch>
                  </pic:blipFill>
                  <pic:spPr>
                    <a:xfrm>
                      <a:off x="0" y="0"/>
                      <a:ext cx="5943600" cy="33909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33">
      <w:pPr>
        <w:numPr>
          <w:ilvl w:val="0"/>
          <w:numId w:val="5"/>
        </w:numPr>
        <w:shd w:fill="ffffff" w:val="clear"/>
        <w:spacing w:after="300" w:before="0" w:line="276" w:lineRule="auto"/>
        <w:ind w:left="720" w:right="-990" w:hanging="360"/>
        <w:jc w:val="both"/>
        <w:rPr>
          <w:sz w:val="28"/>
          <w:szCs w:val="28"/>
        </w:rPr>
      </w:pPr>
      <w:r w:rsidDel="00000000" w:rsidR="00000000" w:rsidRPr="00000000">
        <w:rPr>
          <w:b w:val="1"/>
          <w:bCs w:val="1"/>
          <w:color w:val="1f2328"/>
          <w:sz w:val="28"/>
          <w:szCs w:val="28"/>
          <w:rtl w:val="0"/>
        </w:rPr>
        <w:t xml:space="preserve">Save </w:t>
      </w:r>
      <w:r w:rsidDel="00000000" w:rsidR="00000000" w:rsidRPr="00000000">
        <w:rPr>
          <w:color w:val="1f2328"/>
          <w:sz w:val="28"/>
          <w:szCs w:val="28"/>
          <w:rtl w:val="0"/>
        </w:rPr>
        <w:t xml:space="preserve">the Power BI Desktop file.</w:t>
      </w:r>
    </w:p>
    <w:p w:rsidR="00000000" w:rsidDel="00000000" w:rsidP="00000000" w:rsidRDefault="00000000" w:rsidRPr="00000000" w14:paraId="00000034">
      <w:pPr>
        <w:pStyle w:val="Heading2"/>
        <w:keepNext w:val="0"/>
        <w:keepLines w:val="0"/>
        <w:pBdr>
          <w:bottom w:color="auto" w:space="5" w:sz="0" w:val="none"/>
        </w:pBdr>
        <w:shd w:fill="ffffff" w:val="clear"/>
        <w:spacing w:after="300" w:before="0" w:line="276" w:lineRule="auto"/>
        <w:ind w:right="-990"/>
        <w:jc w:val="both"/>
        <w:rPr>
          <w:b w:val="1"/>
          <w:bCs w:val="1"/>
          <w:color w:val="1f2328"/>
          <w:sz w:val="28"/>
          <w:szCs w:val="28"/>
        </w:rPr>
      </w:pPr>
      <w:bookmarkStart w:colFirst="0" w:colLast="0" w:name="_uyh72ho0mue9" w:id="5"/>
      <w:bookmarkEnd w:id="5"/>
      <w:r w:rsidDel="00000000" w:rsidR="00000000" w:rsidRPr="00000000">
        <w:rPr>
          <w:b w:val="1"/>
          <w:bCs w:val="1"/>
          <w:color w:val="1f2328"/>
          <w:sz w:val="28"/>
          <w:szCs w:val="28"/>
          <w:rtl w:val="0"/>
        </w:rPr>
        <w:t xml:space="preserve">Configure the Product table</w:t>
      </w:r>
    </w:p>
    <w:p w:rsidR="00000000" w:rsidDel="00000000" w:rsidP="00000000" w:rsidRDefault="00000000" w:rsidRPr="00000000" w14:paraId="00000035">
      <w:pPr>
        <w:shd w:fill="ffffff" w:val="clear"/>
        <w:spacing w:after="300" w:before="0" w:line="276" w:lineRule="auto"/>
        <w:ind w:right="-990"/>
        <w:jc w:val="both"/>
        <w:rPr>
          <w:color w:val="1f2328"/>
          <w:sz w:val="28"/>
          <w:szCs w:val="28"/>
        </w:rPr>
      </w:pPr>
      <w:r w:rsidDel="00000000" w:rsidR="00000000" w:rsidRPr="00000000">
        <w:rPr>
          <w:color w:val="1f2328"/>
          <w:sz w:val="28"/>
          <w:szCs w:val="28"/>
          <w:rtl w:val="0"/>
        </w:rPr>
        <w:t xml:space="preserve">In this task, you'll configure the Product table with a hierarchy and display folder.</w:t>
      </w:r>
    </w:p>
    <w:p w:rsidR="00000000" w:rsidDel="00000000" w:rsidP="00000000" w:rsidRDefault="00000000" w:rsidRPr="00000000" w14:paraId="00000036">
      <w:pPr>
        <w:numPr>
          <w:ilvl w:val="0"/>
          <w:numId w:val="3"/>
        </w:numPr>
        <w:shd w:fill="ffffff" w:val="clear"/>
        <w:spacing w:after="300" w:before="0" w:line="276" w:lineRule="auto"/>
        <w:ind w:left="720" w:right="-990" w:hanging="360"/>
        <w:jc w:val="both"/>
        <w:rPr>
          <w:sz w:val="28"/>
          <w:szCs w:val="28"/>
        </w:rPr>
      </w:pPr>
      <w:r w:rsidDel="00000000" w:rsidR="00000000" w:rsidRPr="00000000">
        <w:rPr>
          <w:color w:val="1f2328"/>
          <w:sz w:val="28"/>
          <w:szCs w:val="28"/>
          <w:rtl w:val="0"/>
        </w:rPr>
        <w:t xml:space="preserve">Switch to </w:t>
      </w:r>
      <w:r w:rsidDel="00000000" w:rsidR="00000000" w:rsidRPr="00000000">
        <w:rPr>
          <w:b w:val="1"/>
          <w:bCs w:val="1"/>
          <w:color w:val="1f2328"/>
          <w:sz w:val="28"/>
          <w:szCs w:val="28"/>
          <w:rtl w:val="0"/>
        </w:rPr>
        <w:t xml:space="preserve">Model view.</w:t>
      </w:r>
    </w:p>
    <w:p w:rsidR="00000000" w:rsidDel="00000000" w:rsidP="00000000" w:rsidRDefault="00000000" w:rsidRPr="00000000" w14:paraId="00000037">
      <w:pPr>
        <w:numPr>
          <w:ilvl w:val="0"/>
          <w:numId w:val="3"/>
        </w:numPr>
        <w:shd w:fill="ffffff" w:val="clear"/>
        <w:spacing w:after="300" w:before="0" w:line="276" w:lineRule="auto"/>
        <w:ind w:left="720" w:right="-990" w:hanging="360"/>
        <w:jc w:val="both"/>
        <w:rPr>
          <w:sz w:val="28"/>
          <w:szCs w:val="28"/>
        </w:rPr>
      </w:pPr>
      <w:r w:rsidDel="00000000" w:rsidR="00000000" w:rsidRPr="00000000">
        <w:rPr>
          <w:color w:val="1f2328"/>
          <w:sz w:val="28"/>
          <w:szCs w:val="28"/>
          <w:rtl w:val="0"/>
        </w:rPr>
        <w:t xml:space="preserve">In the </w:t>
      </w:r>
      <w:r w:rsidDel="00000000" w:rsidR="00000000" w:rsidRPr="00000000">
        <w:rPr>
          <w:b w:val="1"/>
          <w:bCs w:val="1"/>
          <w:color w:val="1f2328"/>
          <w:sz w:val="28"/>
          <w:szCs w:val="28"/>
          <w:rtl w:val="0"/>
        </w:rPr>
        <w:t xml:space="preserve">Data pane,</w:t>
      </w:r>
      <w:r w:rsidDel="00000000" w:rsidR="00000000" w:rsidRPr="00000000">
        <w:rPr>
          <w:color w:val="1f2328"/>
          <w:sz w:val="28"/>
          <w:szCs w:val="28"/>
          <w:rtl w:val="0"/>
        </w:rPr>
        <w:t xml:space="preserve"> if necessary, </w:t>
      </w:r>
      <w:r w:rsidDel="00000000" w:rsidR="00000000" w:rsidRPr="00000000">
        <w:rPr>
          <w:b w:val="1"/>
          <w:bCs w:val="1"/>
          <w:color w:val="1f2328"/>
          <w:sz w:val="28"/>
          <w:szCs w:val="28"/>
          <w:rtl w:val="0"/>
        </w:rPr>
        <w:t xml:space="preserve">expand </w:t>
      </w:r>
      <w:r w:rsidDel="00000000" w:rsidR="00000000" w:rsidRPr="00000000">
        <w:rPr>
          <w:color w:val="1f2328"/>
          <w:sz w:val="28"/>
          <w:szCs w:val="28"/>
          <w:rtl w:val="0"/>
        </w:rPr>
        <w:t xml:space="preserve">the Product table to reveal all fields.</w:t>
      </w:r>
    </w:p>
    <w:p w:rsidR="00000000" w:rsidDel="00000000" w:rsidP="00000000" w:rsidRDefault="00000000" w:rsidRPr="00000000" w14:paraId="00000038">
      <w:pPr>
        <w:numPr>
          <w:ilvl w:val="0"/>
          <w:numId w:val="3"/>
        </w:numPr>
        <w:shd w:fill="ffffff" w:val="clear"/>
        <w:spacing w:after="300" w:before="0" w:line="276" w:lineRule="auto"/>
        <w:ind w:left="720" w:right="-990" w:hanging="360"/>
        <w:jc w:val="both"/>
        <w:rPr>
          <w:sz w:val="28"/>
          <w:szCs w:val="28"/>
        </w:rPr>
      </w:pPr>
      <w:r w:rsidDel="00000000" w:rsidR="00000000" w:rsidRPr="00000000">
        <w:rPr>
          <w:color w:val="1f2328"/>
          <w:sz w:val="28"/>
          <w:szCs w:val="28"/>
          <w:rtl w:val="0"/>
        </w:rPr>
        <w:t xml:space="preserve">In the </w:t>
      </w:r>
      <w:r w:rsidDel="00000000" w:rsidR="00000000" w:rsidRPr="00000000">
        <w:rPr>
          <w:b w:val="1"/>
          <w:bCs w:val="1"/>
          <w:color w:val="1f2328"/>
          <w:sz w:val="28"/>
          <w:szCs w:val="28"/>
          <w:rtl w:val="0"/>
        </w:rPr>
        <w:t xml:space="preserve">Product table</w:t>
      </w:r>
      <w:r w:rsidDel="00000000" w:rsidR="00000000" w:rsidRPr="00000000">
        <w:rPr>
          <w:color w:val="1f2328"/>
          <w:sz w:val="28"/>
          <w:szCs w:val="28"/>
          <w:rtl w:val="0"/>
        </w:rPr>
        <w:t xml:space="preserve">, right-click the Category column, and select </w:t>
      </w:r>
      <w:r w:rsidDel="00000000" w:rsidR="00000000" w:rsidRPr="00000000">
        <w:rPr>
          <w:color w:val="980000"/>
          <w:sz w:val="28"/>
          <w:szCs w:val="28"/>
          <w:rtl w:val="0"/>
        </w:rPr>
        <w:t xml:space="preserve">Create hierarchy.</w:t>
      </w:r>
      <w:r w:rsidDel="00000000" w:rsidR="00000000" w:rsidRPr="00000000">
        <w:rPr>
          <w:color w:val="1f2328"/>
          <w:sz w:val="28"/>
          <w:szCs w:val="28"/>
          <w:rtl w:val="0"/>
        </w:rPr>
        <w:br w:type="textWrapping"/>
      </w:r>
      <w:r w:rsidDel="00000000" w:rsidR="00000000" w:rsidRPr="00000000">
        <w:rPr>
          <w:color w:val="1f2328"/>
          <w:sz w:val="28"/>
          <w:szCs w:val="28"/>
        </w:rPr>
        <w:drawing>
          <wp:inline distB="114300" distT="114300" distL="114300" distR="114300">
            <wp:extent cx="3314700" cy="4229100"/>
            <wp:effectExtent b="25400" l="25400" r="25400" t="25400"/>
            <wp:docPr descr="Picture 10" id="17" name="image7.png"/>
            <a:graphic>
              <a:graphicData uri="http://schemas.openxmlformats.org/drawingml/2006/picture">
                <pic:pic>
                  <pic:nvPicPr>
                    <pic:cNvPr descr="Picture 10" id="0" name="image7.png"/>
                    <pic:cNvPicPr preferRelativeResize="0"/>
                  </pic:nvPicPr>
                  <pic:blipFill>
                    <a:blip r:embed="rId16"/>
                    <a:srcRect b="0" l="0" r="0" t="0"/>
                    <a:stretch>
                      <a:fillRect/>
                    </a:stretch>
                  </pic:blipFill>
                  <pic:spPr>
                    <a:xfrm>
                      <a:off x="0" y="0"/>
                      <a:ext cx="3314700" cy="42291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39">
      <w:pPr>
        <w:numPr>
          <w:ilvl w:val="0"/>
          <w:numId w:val="3"/>
        </w:numPr>
        <w:shd w:fill="ffffff" w:val="clear"/>
        <w:spacing w:after="300" w:before="0" w:line="276" w:lineRule="auto"/>
        <w:ind w:left="720" w:right="-990" w:hanging="360"/>
        <w:jc w:val="both"/>
        <w:rPr>
          <w:sz w:val="28"/>
          <w:szCs w:val="28"/>
        </w:rPr>
      </w:pPr>
      <w:r w:rsidDel="00000000" w:rsidR="00000000" w:rsidRPr="00000000">
        <w:rPr>
          <w:color w:val="1f2328"/>
          <w:sz w:val="28"/>
          <w:szCs w:val="28"/>
          <w:rtl w:val="0"/>
        </w:rPr>
        <w:t xml:space="preserve">In the </w:t>
      </w:r>
      <w:r w:rsidDel="00000000" w:rsidR="00000000" w:rsidRPr="00000000">
        <w:rPr>
          <w:b w:val="1"/>
          <w:bCs w:val="1"/>
          <w:color w:val="1f2328"/>
          <w:sz w:val="28"/>
          <w:szCs w:val="28"/>
          <w:rtl w:val="0"/>
        </w:rPr>
        <w:t xml:space="preserve">Properties pane, </w:t>
      </w:r>
      <w:r w:rsidDel="00000000" w:rsidR="00000000" w:rsidRPr="00000000">
        <w:rPr>
          <w:color w:val="1f2328"/>
          <w:sz w:val="28"/>
          <w:szCs w:val="28"/>
          <w:rtl w:val="0"/>
        </w:rPr>
        <w:t xml:space="preserve">in the </w:t>
      </w:r>
      <w:r w:rsidDel="00000000" w:rsidR="00000000" w:rsidRPr="00000000">
        <w:rPr>
          <w:color w:val="1f2328"/>
          <w:sz w:val="28"/>
          <w:szCs w:val="28"/>
          <w:u w:val="single"/>
          <w:rtl w:val="0"/>
        </w:rPr>
        <w:t xml:space="preserve">Name </w:t>
      </w:r>
      <w:r w:rsidDel="00000000" w:rsidR="00000000" w:rsidRPr="00000000">
        <w:rPr>
          <w:color w:val="1f2328"/>
          <w:sz w:val="28"/>
          <w:szCs w:val="28"/>
          <w:rtl w:val="0"/>
        </w:rPr>
        <w:t xml:space="preserve">box, replace the value with </w:t>
      </w:r>
      <w:r w:rsidDel="00000000" w:rsidR="00000000" w:rsidRPr="00000000">
        <w:rPr>
          <w:i w:val="1"/>
          <w:iCs w:val="1"/>
          <w:color w:val="1f2328"/>
          <w:sz w:val="28"/>
          <w:szCs w:val="28"/>
          <w:rtl w:val="0"/>
        </w:rPr>
        <w:t xml:space="preserve">Products</w:t>
      </w:r>
      <w:r w:rsidDel="00000000" w:rsidR="00000000" w:rsidRPr="00000000">
        <w:rPr>
          <w:color w:val="1f2328"/>
          <w:sz w:val="28"/>
          <w:szCs w:val="28"/>
          <w:rtl w:val="0"/>
        </w:rPr>
        <w:t xml:space="preserve">.</w:t>
        <w:br w:type="textWrapping"/>
      </w:r>
      <w:r w:rsidDel="00000000" w:rsidR="00000000" w:rsidRPr="00000000">
        <w:rPr>
          <w:color w:val="1f2328"/>
          <w:sz w:val="28"/>
          <w:szCs w:val="28"/>
        </w:rPr>
        <w:drawing>
          <wp:inline distB="114300" distT="114300" distL="114300" distR="114300">
            <wp:extent cx="2686050" cy="2343150"/>
            <wp:effectExtent b="25400" l="25400" r="25400" t="25400"/>
            <wp:docPr descr="Picture 11" id="35" name="image33.png"/>
            <a:graphic>
              <a:graphicData uri="http://schemas.openxmlformats.org/drawingml/2006/picture">
                <pic:pic>
                  <pic:nvPicPr>
                    <pic:cNvPr descr="Picture 11" id="0" name="image33.png"/>
                    <pic:cNvPicPr preferRelativeResize="0"/>
                  </pic:nvPicPr>
                  <pic:blipFill>
                    <a:blip r:embed="rId17"/>
                    <a:srcRect b="0" l="0" r="0" t="0"/>
                    <a:stretch>
                      <a:fillRect/>
                    </a:stretch>
                  </pic:blipFill>
                  <pic:spPr>
                    <a:xfrm>
                      <a:off x="0" y="0"/>
                      <a:ext cx="2686050" cy="234315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3A">
      <w:pPr>
        <w:numPr>
          <w:ilvl w:val="0"/>
          <w:numId w:val="3"/>
        </w:numPr>
        <w:shd w:fill="ffffff" w:val="clear"/>
        <w:spacing w:after="300" w:before="0" w:line="276" w:lineRule="auto"/>
        <w:ind w:left="720" w:right="-990" w:hanging="360"/>
        <w:jc w:val="both"/>
        <w:rPr>
          <w:sz w:val="28"/>
          <w:szCs w:val="28"/>
        </w:rPr>
      </w:pPr>
      <w:r w:rsidDel="00000000" w:rsidR="00000000" w:rsidRPr="00000000">
        <w:rPr>
          <w:b w:val="1"/>
          <w:bCs w:val="1"/>
          <w:color w:val="1f2328"/>
          <w:sz w:val="28"/>
          <w:szCs w:val="28"/>
          <w:rtl w:val="0"/>
        </w:rPr>
        <w:t xml:space="preserve">To add levels to the hierarchy,</w:t>
      </w:r>
      <w:r w:rsidDel="00000000" w:rsidR="00000000" w:rsidRPr="00000000">
        <w:rPr>
          <w:color w:val="1f2328"/>
          <w:sz w:val="28"/>
          <w:szCs w:val="28"/>
          <w:rtl w:val="0"/>
        </w:rPr>
        <w:t xml:space="preserve"> in the Hierarchy dropdown list, select </w:t>
      </w:r>
      <w:r w:rsidDel="00000000" w:rsidR="00000000" w:rsidRPr="00000000">
        <w:rPr>
          <w:color w:val="980000"/>
          <w:sz w:val="28"/>
          <w:szCs w:val="28"/>
          <w:rtl w:val="0"/>
        </w:rPr>
        <w:t xml:space="preserve">Subcategory </w:t>
      </w:r>
      <w:r w:rsidDel="00000000" w:rsidR="00000000" w:rsidRPr="00000000">
        <w:rPr>
          <w:color w:val="1f2328"/>
          <w:sz w:val="28"/>
          <w:szCs w:val="28"/>
          <w:rtl w:val="0"/>
        </w:rPr>
        <w:t xml:space="preserve">and then select </w:t>
      </w:r>
      <w:r w:rsidDel="00000000" w:rsidR="00000000" w:rsidRPr="00000000">
        <w:rPr>
          <w:color w:val="980000"/>
          <w:sz w:val="28"/>
          <w:szCs w:val="28"/>
          <w:rtl w:val="0"/>
        </w:rPr>
        <w:t xml:space="preserve">Product</w:t>
      </w:r>
      <w:r w:rsidDel="00000000" w:rsidR="00000000" w:rsidRPr="00000000">
        <w:rPr>
          <w:color w:val="1f2328"/>
          <w:sz w:val="28"/>
          <w:szCs w:val="28"/>
          <w:rtl w:val="0"/>
        </w:rPr>
        <w:t xml:space="preserve">, and then select </w:t>
      </w:r>
      <w:r w:rsidDel="00000000" w:rsidR="00000000" w:rsidRPr="00000000">
        <w:rPr>
          <w:b w:val="1"/>
          <w:bCs w:val="1"/>
          <w:color w:val="1f2328"/>
          <w:sz w:val="28"/>
          <w:szCs w:val="28"/>
          <w:rtl w:val="0"/>
        </w:rPr>
        <w:t xml:space="preserve">Apply Level Changes.</w:t>
        <w:br w:type="textWrapping"/>
      </w:r>
      <w:r w:rsidDel="00000000" w:rsidR="00000000" w:rsidRPr="00000000">
        <w:rPr>
          <w:color w:val="1f2328"/>
          <w:sz w:val="28"/>
          <w:szCs w:val="28"/>
        </w:rPr>
        <w:drawing>
          <wp:inline distB="114300" distT="114300" distL="114300" distR="114300">
            <wp:extent cx="3800475" cy="2047875"/>
            <wp:effectExtent b="25400" l="25400" r="25400" t="25400"/>
            <wp:docPr descr="Picture 12" id="16" name="image14.png"/>
            <a:graphic>
              <a:graphicData uri="http://schemas.openxmlformats.org/drawingml/2006/picture">
                <pic:pic>
                  <pic:nvPicPr>
                    <pic:cNvPr descr="Picture 12" id="0" name="image14.png"/>
                    <pic:cNvPicPr preferRelativeResize="0"/>
                  </pic:nvPicPr>
                  <pic:blipFill>
                    <a:blip r:embed="rId18"/>
                    <a:srcRect b="0" l="0" r="0" t="0"/>
                    <a:stretch>
                      <a:fillRect/>
                    </a:stretch>
                  </pic:blipFill>
                  <pic:spPr>
                    <a:xfrm>
                      <a:off x="0" y="0"/>
                      <a:ext cx="3800475" cy="2047875"/>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3B">
      <w:pPr>
        <w:numPr>
          <w:ilvl w:val="0"/>
          <w:numId w:val="3"/>
        </w:numPr>
        <w:shd w:fill="ffffff" w:val="clear"/>
        <w:spacing w:after="300" w:before="0" w:line="276" w:lineRule="auto"/>
        <w:ind w:left="720" w:right="-990" w:hanging="360"/>
        <w:jc w:val="both"/>
        <w:rPr>
          <w:sz w:val="28"/>
          <w:szCs w:val="28"/>
        </w:rPr>
      </w:pPr>
      <w:r w:rsidDel="00000000" w:rsidR="00000000" w:rsidRPr="00000000">
        <w:rPr>
          <w:color w:val="1f2328"/>
          <w:sz w:val="28"/>
          <w:szCs w:val="28"/>
          <w:rtl w:val="0"/>
        </w:rPr>
        <w:t xml:space="preserve">In the </w:t>
      </w:r>
      <w:r w:rsidDel="00000000" w:rsidR="00000000" w:rsidRPr="00000000">
        <w:rPr>
          <w:b w:val="1"/>
          <w:bCs w:val="1"/>
          <w:color w:val="1f2328"/>
          <w:sz w:val="28"/>
          <w:szCs w:val="28"/>
          <w:rtl w:val="0"/>
        </w:rPr>
        <w:t xml:space="preserve">Data pane</w:t>
      </w:r>
      <w:r w:rsidDel="00000000" w:rsidR="00000000" w:rsidRPr="00000000">
        <w:rPr>
          <w:color w:val="1f2328"/>
          <w:sz w:val="28"/>
          <w:szCs w:val="28"/>
          <w:rtl w:val="0"/>
        </w:rPr>
        <w:t xml:space="preserve">, notice the Products hierarchy. To reveal the hierarchy levels, expand it.</w:t>
        <w:br w:type="textWrapping"/>
      </w:r>
      <w:r w:rsidDel="00000000" w:rsidR="00000000" w:rsidRPr="00000000">
        <w:rPr>
          <w:color w:val="1f2328"/>
          <w:sz w:val="28"/>
          <w:szCs w:val="28"/>
        </w:rPr>
        <w:drawing>
          <wp:inline distB="114300" distT="114300" distL="114300" distR="114300">
            <wp:extent cx="1971675" cy="1009650"/>
            <wp:effectExtent b="25400" l="25400" r="25400" t="25400"/>
            <wp:docPr descr="Picture 13" id="1" name="image1.png"/>
            <a:graphic>
              <a:graphicData uri="http://schemas.openxmlformats.org/drawingml/2006/picture">
                <pic:pic>
                  <pic:nvPicPr>
                    <pic:cNvPr descr="Picture 13" id="0" name="image1.png"/>
                    <pic:cNvPicPr preferRelativeResize="0"/>
                  </pic:nvPicPr>
                  <pic:blipFill>
                    <a:blip r:embed="rId19"/>
                    <a:srcRect b="0" l="0" r="0" t="0"/>
                    <a:stretch>
                      <a:fillRect/>
                    </a:stretch>
                  </pic:blipFill>
                  <pic:spPr>
                    <a:xfrm>
                      <a:off x="0" y="0"/>
                      <a:ext cx="1971675" cy="100965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3C">
      <w:pPr>
        <w:numPr>
          <w:ilvl w:val="0"/>
          <w:numId w:val="3"/>
        </w:numPr>
        <w:shd w:fill="ffffff" w:val="clear"/>
        <w:spacing w:after="300" w:before="0" w:line="276" w:lineRule="auto"/>
        <w:ind w:left="720" w:right="-990" w:hanging="360"/>
        <w:jc w:val="both"/>
        <w:rPr>
          <w:sz w:val="28"/>
          <w:szCs w:val="28"/>
        </w:rPr>
      </w:pPr>
      <w:r w:rsidDel="00000000" w:rsidR="00000000" w:rsidRPr="00000000">
        <w:rPr>
          <w:color w:val="1f2328"/>
          <w:sz w:val="28"/>
          <w:szCs w:val="28"/>
          <w:rtl w:val="0"/>
        </w:rPr>
        <w:t xml:space="preserve">To organize columns into a display folder, in the</w:t>
      </w:r>
      <w:r w:rsidDel="00000000" w:rsidR="00000000" w:rsidRPr="00000000">
        <w:rPr>
          <w:b w:val="1"/>
          <w:bCs w:val="1"/>
          <w:color w:val="1f2328"/>
          <w:sz w:val="28"/>
          <w:szCs w:val="28"/>
          <w:rtl w:val="0"/>
        </w:rPr>
        <w:t xml:space="preserve"> Data pane, </w:t>
      </w:r>
      <w:r w:rsidDel="00000000" w:rsidR="00000000" w:rsidRPr="00000000">
        <w:rPr>
          <w:color w:val="1f2328"/>
          <w:sz w:val="28"/>
          <w:szCs w:val="28"/>
          <w:rtl w:val="0"/>
        </w:rPr>
        <w:t xml:space="preserve">select </w:t>
      </w:r>
      <w:r w:rsidDel="00000000" w:rsidR="00000000" w:rsidRPr="00000000">
        <w:rPr>
          <w:color w:val="980000"/>
          <w:sz w:val="28"/>
          <w:szCs w:val="28"/>
          <w:rtl w:val="0"/>
        </w:rPr>
        <w:t xml:space="preserve">Product table, </w:t>
      </w:r>
      <w:r w:rsidDel="00000000" w:rsidR="00000000" w:rsidRPr="00000000">
        <w:rPr>
          <w:sz w:val="28"/>
          <w:szCs w:val="28"/>
          <w:rtl w:val="0"/>
        </w:rPr>
        <w:t xml:space="preserve">then </w:t>
      </w:r>
      <w:r w:rsidDel="00000000" w:rsidR="00000000" w:rsidRPr="00000000">
        <w:rPr>
          <w:color w:val="1f2328"/>
          <w:sz w:val="28"/>
          <w:szCs w:val="28"/>
          <w:rtl w:val="0"/>
        </w:rPr>
        <w:t xml:space="preserve">first select the </w:t>
      </w:r>
      <w:r w:rsidDel="00000000" w:rsidR="00000000" w:rsidRPr="00000000">
        <w:rPr>
          <w:color w:val="980000"/>
          <w:sz w:val="28"/>
          <w:szCs w:val="28"/>
          <w:rtl w:val="0"/>
        </w:rPr>
        <w:t xml:space="preserve">Background Color Format column.</w:t>
      </w:r>
    </w:p>
    <w:p w:rsidR="00000000" w:rsidDel="00000000" w:rsidP="00000000" w:rsidRDefault="00000000" w:rsidRPr="00000000" w14:paraId="0000003D">
      <w:pPr>
        <w:numPr>
          <w:ilvl w:val="0"/>
          <w:numId w:val="3"/>
        </w:numPr>
        <w:shd w:fill="ffffff" w:val="clear"/>
        <w:spacing w:after="300" w:before="0" w:line="276" w:lineRule="auto"/>
        <w:ind w:left="720" w:right="-990" w:hanging="360"/>
        <w:jc w:val="both"/>
        <w:rPr>
          <w:sz w:val="28"/>
          <w:szCs w:val="28"/>
        </w:rPr>
      </w:pPr>
      <w:r w:rsidDel="00000000" w:rsidR="00000000" w:rsidRPr="00000000">
        <w:rPr>
          <w:color w:val="1f2328"/>
          <w:sz w:val="28"/>
          <w:szCs w:val="28"/>
          <w:rtl w:val="0"/>
        </w:rPr>
        <w:t xml:space="preserve">While </w:t>
      </w:r>
      <w:r w:rsidDel="00000000" w:rsidR="00000000" w:rsidRPr="00000000">
        <w:rPr>
          <w:b w:val="1"/>
          <w:bCs w:val="1"/>
          <w:color w:val="1f2328"/>
          <w:sz w:val="28"/>
          <w:szCs w:val="28"/>
          <w:rtl w:val="0"/>
        </w:rPr>
        <w:t xml:space="preserve">pressing the Ctrl key,</w:t>
      </w:r>
      <w:r w:rsidDel="00000000" w:rsidR="00000000" w:rsidRPr="00000000">
        <w:rPr>
          <w:color w:val="1f2328"/>
          <w:sz w:val="28"/>
          <w:szCs w:val="28"/>
          <w:rtl w:val="0"/>
        </w:rPr>
        <w:t xml:space="preserve"> select the</w:t>
      </w:r>
      <w:r w:rsidDel="00000000" w:rsidR="00000000" w:rsidRPr="00000000">
        <w:rPr>
          <w:color w:val="1f2328"/>
          <w:sz w:val="28"/>
          <w:szCs w:val="28"/>
          <w:u w:val="single"/>
          <w:rtl w:val="0"/>
        </w:rPr>
        <w:t xml:space="preserve"> Font Color Format column.</w:t>
      </w:r>
    </w:p>
    <w:p w:rsidR="00000000" w:rsidDel="00000000" w:rsidP="00000000" w:rsidRDefault="00000000" w:rsidRPr="00000000" w14:paraId="0000003E">
      <w:pPr>
        <w:numPr>
          <w:ilvl w:val="0"/>
          <w:numId w:val="3"/>
        </w:numPr>
        <w:shd w:fill="ffffff" w:val="clear"/>
        <w:spacing w:after="300" w:before="0" w:line="276" w:lineRule="auto"/>
        <w:ind w:left="720" w:right="-990" w:hanging="360"/>
        <w:jc w:val="both"/>
        <w:rPr>
          <w:sz w:val="28"/>
          <w:szCs w:val="28"/>
        </w:rPr>
      </w:pPr>
      <w:r w:rsidDel="00000000" w:rsidR="00000000" w:rsidRPr="00000000">
        <w:rPr>
          <w:color w:val="1f2328"/>
          <w:sz w:val="28"/>
          <w:szCs w:val="28"/>
          <w:rtl w:val="0"/>
        </w:rPr>
        <w:t xml:space="preserve">In the </w:t>
      </w:r>
      <w:r w:rsidDel="00000000" w:rsidR="00000000" w:rsidRPr="00000000">
        <w:rPr>
          <w:b w:val="1"/>
          <w:bCs w:val="1"/>
          <w:color w:val="1f2328"/>
          <w:sz w:val="28"/>
          <w:szCs w:val="28"/>
          <w:rtl w:val="0"/>
        </w:rPr>
        <w:t xml:space="preserve">Properties pane</w:t>
      </w:r>
      <w:r w:rsidDel="00000000" w:rsidR="00000000" w:rsidRPr="00000000">
        <w:rPr>
          <w:color w:val="1f2328"/>
          <w:sz w:val="28"/>
          <w:szCs w:val="28"/>
          <w:rtl w:val="0"/>
        </w:rPr>
        <w:t xml:space="preserve">, in the Display Folder box, enter </w:t>
      </w:r>
      <w:r w:rsidDel="00000000" w:rsidR="00000000" w:rsidRPr="00000000">
        <w:rPr>
          <w:b w:val="1"/>
          <w:bCs w:val="1"/>
          <w:i w:val="1"/>
          <w:iCs w:val="1"/>
          <w:color w:val="1f2328"/>
          <w:sz w:val="28"/>
          <w:szCs w:val="28"/>
          <w:rtl w:val="0"/>
        </w:rPr>
        <w:t xml:space="preserve">Formatting</w:t>
      </w:r>
      <w:r w:rsidDel="00000000" w:rsidR="00000000" w:rsidRPr="00000000">
        <w:rPr>
          <w:color w:val="1f2328"/>
          <w:sz w:val="28"/>
          <w:szCs w:val="28"/>
          <w:rtl w:val="0"/>
        </w:rPr>
        <w:t xml:space="preserve">.</w:t>
        <w:br w:type="textWrapping"/>
      </w:r>
      <w:r w:rsidDel="00000000" w:rsidR="00000000" w:rsidRPr="00000000">
        <w:rPr>
          <w:color w:val="1f2328"/>
          <w:sz w:val="28"/>
          <w:szCs w:val="28"/>
        </w:rPr>
        <w:drawing>
          <wp:inline distB="114300" distT="114300" distL="114300" distR="114300">
            <wp:extent cx="3810000" cy="800100"/>
            <wp:effectExtent b="25400" l="25400" r="25400" t="25400"/>
            <wp:docPr descr="Picture 30" id="19" name="image18.png"/>
            <a:graphic>
              <a:graphicData uri="http://schemas.openxmlformats.org/drawingml/2006/picture">
                <pic:pic>
                  <pic:nvPicPr>
                    <pic:cNvPr descr="Picture 30" id="0" name="image18.png"/>
                    <pic:cNvPicPr preferRelativeResize="0"/>
                  </pic:nvPicPr>
                  <pic:blipFill>
                    <a:blip r:embed="rId20"/>
                    <a:srcRect b="0" l="0" r="0" t="0"/>
                    <a:stretch>
                      <a:fillRect/>
                    </a:stretch>
                  </pic:blipFill>
                  <pic:spPr>
                    <a:xfrm>
                      <a:off x="0" y="0"/>
                      <a:ext cx="3810000" cy="8001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3F">
      <w:pPr>
        <w:numPr>
          <w:ilvl w:val="0"/>
          <w:numId w:val="3"/>
        </w:numPr>
        <w:shd w:fill="ffffff" w:val="clear"/>
        <w:spacing w:after="300" w:before="0" w:line="276" w:lineRule="auto"/>
        <w:ind w:left="720" w:right="-990" w:hanging="360"/>
        <w:jc w:val="both"/>
        <w:rPr>
          <w:sz w:val="28"/>
          <w:szCs w:val="28"/>
        </w:rPr>
      </w:pPr>
      <w:r w:rsidDel="00000000" w:rsidR="00000000" w:rsidRPr="00000000">
        <w:rPr>
          <w:color w:val="1f2328"/>
          <w:sz w:val="28"/>
          <w:szCs w:val="28"/>
          <w:rtl w:val="0"/>
        </w:rPr>
        <w:t xml:space="preserve">In the</w:t>
      </w:r>
      <w:r w:rsidDel="00000000" w:rsidR="00000000" w:rsidRPr="00000000">
        <w:rPr>
          <w:b w:val="1"/>
          <w:bCs w:val="1"/>
          <w:color w:val="1f2328"/>
          <w:sz w:val="28"/>
          <w:szCs w:val="28"/>
          <w:rtl w:val="0"/>
        </w:rPr>
        <w:t xml:space="preserve"> Data pane</w:t>
      </w:r>
      <w:r w:rsidDel="00000000" w:rsidR="00000000" w:rsidRPr="00000000">
        <w:rPr>
          <w:color w:val="1f2328"/>
          <w:sz w:val="28"/>
          <w:szCs w:val="28"/>
          <w:rtl w:val="0"/>
        </w:rPr>
        <w:t xml:space="preserve">, notice that the two columns are now inside a folder.</w:t>
        <w:br w:type="textWrapping"/>
      </w:r>
      <w:r w:rsidDel="00000000" w:rsidR="00000000" w:rsidRPr="00000000">
        <w:rPr>
          <w:color w:val="1f2328"/>
          <w:sz w:val="28"/>
          <w:szCs w:val="28"/>
        </w:rPr>
        <w:drawing>
          <wp:inline distB="114300" distT="114300" distL="114300" distR="114300">
            <wp:extent cx="2152650" cy="1924050"/>
            <wp:effectExtent b="25400" l="25400" r="25400" t="25400"/>
            <wp:docPr descr="Picture 14" id="7" name="image13.png"/>
            <a:graphic>
              <a:graphicData uri="http://schemas.openxmlformats.org/drawingml/2006/picture">
                <pic:pic>
                  <pic:nvPicPr>
                    <pic:cNvPr descr="Picture 14" id="0" name="image13.png"/>
                    <pic:cNvPicPr preferRelativeResize="0"/>
                  </pic:nvPicPr>
                  <pic:blipFill>
                    <a:blip r:embed="rId21"/>
                    <a:srcRect b="0" l="0" r="0" t="0"/>
                    <a:stretch>
                      <a:fillRect/>
                    </a:stretch>
                  </pic:blipFill>
                  <pic:spPr>
                    <a:xfrm>
                      <a:off x="0" y="0"/>
                      <a:ext cx="2152650" cy="1924050"/>
                    </a:xfrm>
                    <a:prstGeom prst="rect"/>
                    <a:ln w="25400">
                      <a:solidFill>
                        <a:srgbClr val="000000"/>
                      </a:solidFill>
                      <a:prstDash val="solid"/>
                    </a:ln>
                  </pic:spPr>
                </pic:pic>
              </a:graphicData>
            </a:graphic>
          </wp:inline>
        </w:drawing>
      </w:r>
      <w:r w:rsidDel="00000000" w:rsidR="00000000" w:rsidRPr="00000000">
        <w:rPr>
          <w:color w:val="1f2328"/>
          <w:sz w:val="28"/>
          <w:szCs w:val="28"/>
          <w:rtl w:val="0"/>
        </w:rPr>
        <w:br w:type="textWrapping"/>
      </w:r>
      <w:r w:rsidDel="00000000" w:rsidR="00000000" w:rsidRPr="00000000">
        <w:rPr>
          <w:i w:val="1"/>
          <w:iCs w:val="1"/>
          <w:color w:val="59636e"/>
          <w:sz w:val="28"/>
          <w:szCs w:val="28"/>
          <w:rtl w:val="0"/>
        </w:rPr>
        <w:t xml:space="preserve">Display folders are a great way to organize tables, especially for tables that comprise many fields. They're logical presentation only.</w:t>
      </w:r>
    </w:p>
    <w:p w:rsidR="00000000" w:rsidDel="00000000" w:rsidP="00000000" w:rsidRDefault="00000000" w:rsidRPr="00000000" w14:paraId="00000040">
      <w:pPr>
        <w:pStyle w:val="Heading2"/>
        <w:keepNext w:val="0"/>
        <w:keepLines w:val="0"/>
        <w:pBdr>
          <w:bottom w:color="auto" w:space="5" w:sz="0" w:val="none"/>
        </w:pBdr>
        <w:shd w:fill="ffffff" w:val="clear"/>
        <w:spacing w:after="300" w:before="0" w:line="276" w:lineRule="auto"/>
        <w:ind w:right="-990"/>
        <w:jc w:val="both"/>
        <w:rPr>
          <w:b w:val="1"/>
          <w:bCs w:val="1"/>
          <w:color w:val="1f2328"/>
          <w:sz w:val="28"/>
          <w:szCs w:val="28"/>
        </w:rPr>
      </w:pPr>
      <w:bookmarkStart w:colFirst="0" w:colLast="0" w:name="_gdj263u10u6a" w:id="6"/>
      <w:bookmarkEnd w:id="6"/>
      <w:r w:rsidDel="00000000" w:rsidR="00000000" w:rsidRPr="00000000">
        <w:rPr>
          <w:b w:val="1"/>
          <w:bCs w:val="1"/>
          <w:color w:val="1f2328"/>
          <w:sz w:val="28"/>
          <w:szCs w:val="28"/>
          <w:rtl w:val="0"/>
        </w:rPr>
        <w:t xml:space="preserve">Configure the Region table</w:t>
      </w:r>
    </w:p>
    <w:p w:rsidR="00000000" w:rsidDel="00000000" w:rsidP="00000000" w:rsidRDefault="00000000" w:rsidRPr="00000000" w14:paraId="00000041">
      <w:pPr>
        <w:shd w:fill="ffffff" w:val="clear"/>
        <w:spacing w:after="300" w:before="0" w:line="276" w:lineRule="auto"/>
        <w:ind w:right="-990"/>
        <w:jc w:val="both"/>
        <w:rPr>
          <w:color w:val="1f2328"/>
          <w:sz w:val="28"/>
          <w:szCs w:val="28"/>
        </w:rPr>
      </w:pPr>
      <w:r w:rsidDel="00000000" w:rsidR="00000000" w:rsidRPr="00000000">
        <w:rPr>
          <w:color w:val="1f2328"/>
          <w:sz w:val="28"/>
          <w:szCs w:val="28"/>
          <w:rtl w:val="0"/>
        </w:rPr>
        <w:t xml:space="preserve">In this task, you'll configure the Region table with a hierarchy and updated categories.</w:t>
      </w:r>
    </w:p>
    <w:p w:rsidR="00000000" w:rsidDel="00000000" w:rsidP="00000000" w:rsidRDefault="00000000" w:rsidRPr="00000000" w14:paraId="00000042">
      <w:pPr>
        <w:numPr>
          <w:ilvl w:val="0"/>
          <w:numId w:val="6"/>
        </w:numPr>
        <w:shd w:fill="ffffff" w:val="clear"/>
        <w:spacing w:after="0" w:before="0" w:line="240" w:lineRule="auto"/>
        <w:ind w:left="720" w:right="-990" w:hanging="360"/>
        <w:jc w:val="both"/>
        <w:rPr>
          <w:sz w:val="28"/>
          <w:szCs w:val="28"/>
        </w:rPr>
      </w:pPr>
      <w:r w:rsidDel="00000000" w:rsidR="00000000" w:rsidRPr="00000000">
        <w:rPr>
          <w:color w:val="1f2328"/>
          <w:sz w:val="28"/>
          <w:szCs w:val="28"/>
          <w:rtl w:val="0"/>
        </w:rPr>
        <w:t xml:space="preserve">In the </w:t>
      </w:r>
      <w:r w:rsidDel="00000000" w:rsidR="00000000" w:rsidRPr="00000000">
        <w:rPr>
          <w:b w:val="1"/>
          <w:bCs w:val="1"/>
          <w:color w:val="1f2328"/>
          <w:sz w:val="28"/>
          <w:szCs w:val="28"/>
          <w:rtl w:val="0"/>
        </w:rPr>
        <w:t xml:space="preserve">Region table</w:t>
      </w:r>
      <w:r w:rsidDel="00000000" w:rsidR="00000000" w:rsidRPr="00000000">
        <w:rPr>
          <w:color w:val="1f2328"/>
          <w:sz w:val="28"/>
          <w:szCs w:val="28"/>
          <w:rtl w:val="0"/>
        </w:rPr>
        <w:t xml:space="preserve">, Select </w:t>
      </w:r>
      <w:r w:rsidDel="00000000" w:rsidR="00000000" w:rsidRPr="00000000">
        <w:rPr>
          <w:b w:val="1"/>
          <w:bCs w:val="1"/>
          <w:color w:val="1f2328"/>
          <w:sz w:val="28"/>
          <w:szCs w:val="28"/>
          <w:rtl w:val="0"/>
        </w:rPr>
        <w:t xml:space="preserve">Region and </w:t>
      </w:r>
      <w:r w:rsidDel="00000000" w:rsidR="00000000" w:rsidRPr="00000000">
        <w:rPr>
          <w:color w:val="1f2328"/>
          <w:sz w:val="28"/>
          <w:szCs w:val="28"/>
          <w:rtl w:val="0"/>
        </w:rPr>
        <w:t xml:space="preserve">create a hierarchy named </w:t>
      </w:r>
      <w:r w:rsidDel="00000000" w:rsidR="00000000" w:rsidRPr="00000000">
        <w:rPr>
          <w:b w:val="1"/>
          <w:bCs w:val="1"/>
          <w:i w:val="1"/>
          <w:iCs w:val="1"/>
          <w:color w:val="1f2328"/>
          <w:sz w:val="28"/>
          <w:szCs w:val="28"/>
          <w:rtl w:val="0"/>
        </w:rPr>
        <w:t xml:space="preserve">Regions</w:t>
      </w:r>
      <w:r w:rsidDel="00000000" w:rsidR="00000000" w:rsidRPr="00000000">
        <w:rPr>
          <w:color w:val="1f2328"/>
          <w:sz w:val="28"/>
          <w:szCs w:val="28"/>
          <w:rtl w:val="0"/>
        </w:rPr>
        <w:t xml:space="preserve">, with the following three levels:</w:t>
      </w:r>
    </w:p>
    <w:p w:rsidR="00000000" w:rsidDel="00000000" w:rsidP="00000000" w:rsidRDefault="00000000" w:rsidRPr="00000000" w14:paraId="00000043">
      <w:pPr>
        <w:numPr>
          <w:ilvl w:val="1"/>
          <w:numId w:val="6"/>
        </w:numPr>
        <w:spacing w:after="0" w:before="0" w:line="240" w:lineRule="auto"/>
        <w:ind w:left="1440" w:right="-990" w:hanging="360"/>
        <w:jc w:val="both"/>
        <w:rPr>
          <w:sz w:val="28"/>
          <w:szCs w:val="28"/>
        </w:rPr>
      </w:pPr>
      <w:r w:rsidDel="00000000" w:rsidR="00000000" w:rsidRPr="00000000">
        <w:rPr>
          <w:color w:val="1f2328"/>
          <w:sz w:val="28"/>
          <w:szCs w:val="28"/>
          <w:rtl w:val="0"/>
        </w:rPr>
        <w:t xml:space="preserve">Group</w:t>
      </w:r>
    </w:p>
    <w:p w:rsidR="00000000" w:rsidDel="00000000" w:rsidP="00000000" w:rsidRDefault="00000000" w:rsidRPr="00000000" w14:paraId="00000044">
      <w:pPr>
        <w:numPr>
          <w:ilvl w:val="1"/>
          <w:numId w:val="6"/>
        </w:numPr>
        <w:spacing w:after="0" w:before="0" w:line="240" w:lineRule="auto"/>
        <w:ind w:left="1440" w:right="-990" w:hanging="360"/>
        <w:jc w:val="both"/>
        <w:rPr>
          <w:sz w:val="28"/>
          <w:szCs w:val="28"/>
        </w:rPr>
      </w:pPr>
      <w:r w:rsidDel="00000000" w:rsidR="00000000" w:rsidRPr="00000000">
        <w:rPr>
          <w:color w:val="1f2328"/>
          <w:sz w:val="28"/>
          <w:szCs w:val="28"/>
          <w:rtl w:val="0"/>
        </w:rPr>
        <w:t xml:space="preserve">Country</w:t>
      </w:r>
    </w:p>
    <w:p w:rsidR="00000000" w:rsidDel="00000000" w:rsidP="00000000" w:rsidRDefault="00000000" w:rsidRPr="00000000" w14:paraId="00000045">
      <w:pPr>
        <w:numPr>
          <w:ilvl w:val="1"/>
          <w:numId w:val="6"/>
        </w:numPr>
        <w:spacing w:after="0" w:before="0" w:line="240" w:lineRule="auto"/>
        <w:ind w:left="1440" w:right="-990" w:hanging="360"/>
        <w:jc w:val="both"/>
        <w:rPr>
          <w:sz w:val="28"/>
          <w:szCs w:val="28"/>
        </w:rPr>
      </w:pPr>
      <w:r w:rsidDel="00000000" w:rsidR="00000000" w:rsidRPr="00000000">
        <w:rPr>
          <w:color w:val="1f2328"/>
          <w:sz w:val="28"/>
          <w:szCs w:val="28"/>
          <w:rtl w:val="0"/>
        </w:rPr>
        <w:t xml:space="preserve">Region</w:t>
        <w:br w:type="textWrapping"/>
      </w:r>
    </w:p>
    <w:p w:rsidR="00000000" w:rsidDel="00000000" w:rsidP="00000000" w:rsidRDefault="00000000" w:rsidRPr="00000000" w14:paraId="00000046">
      <w:pPr>
        <w:spacing w:after="0" w:before="0" w:line="240" w:lineRule="auto"/>
        <w:ind w:left="720" w:right="-990" w:firstLine="720"/>
        <w:jc w:val="both"/>
        <w:rPr>
          <w:color w:val="1f2328"/>
          <w:sz w:val="28"/>
          <w:szCs w:val="28"/>
        </w:rPr>
      </w:pPr>
      <w:r w:rsidDel="00000000" w:rsidR="00000000" w:rsidRPr="00000000">
        <w:rPr>
          <w:color w:val="1f2328"/>
          <w:sz w:val="28"/>
          <w:szCs w:val="28"/>
        </w:rPr>
        <w:drawing>
          <wp:inline distB="114300" distT="114300" distL="114300" distR="114300">
            <wp:extent cx="3376613" cy="2900315"/>
            <wp:effectExtent b="0" l="0" r="0" t="0"/>
            <wp:docPr id="25" name="image22.png"/>
            <a:graphic>
              <a:graphicData uri="http://schemas.openxmlformats.org/drawingml/2006/picture">
                <pic:pic>
                  <pic:nvPicPr>
                    <pic:cNvPr id="0" name="image22.png"/>
                    <pic:cNvPicPr preferRelativeResize="0"/>
                  </pic:nvPicPr>
                  <pic:blipFill>
                    <a:blip r:embed="rId22"/>
                    <a:srcRect b="0" l="0" r="0" t="0"/>
                    <a:stretch>
                      <a:fillRect/>
                    </a:stretch>
                  </pic:blipFill>
                  <pic:spPr>
                    <a:xfrm>
                      <a:off x="0" y="0"/>
                      <a:ext cx="3376613" cy="2900315"/>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numPr>
          <w:ilvl w:val="0"/>
          <w:numId w:val="6"/>
        </w:numPr>
        <w:shd w:fill="ffffff" w:val="clear"/>
        <w:spacing w:after="300" w:before="0" w:line="276" w:lineRule="auto"/>
        <w:ind w:left="720" w:right="-990" w:hanging="360"/>
        <w:jc w:val="both"/>
        <w:rPr>
          <w:sz w:val="28"/>
          <w:szCs w:val="28"/>
        </w:rPr>
      </w:pPr>
      <w:r w:rsidDel="00000000" w:rsidR="00000000" w:rsidRPr="00000000">
        <w:rPr>
          <w:color w:val="1f2328"/>
          <w:sz w:val="28"/>
          <w:szCs w:val="28"/>
          <w:rtl w:val="0"/>
        </w:rPr>
        <w:t xml:space="preserve">Select the </w:t>
      </w:r>
      <w:r w:rsidDel="00000000" w:rsidR="00000000" w:rsidRPr="00000000">
        <w:rPr>
          <w:b w:val="1"/>
          <w:bCs w:val="1"/>
          <w:color w:val="1f2328"/>
          <w:sz w:val="28"/>
          <w:szCs w:val="28"/>
          <w:rtl w:val="0"/>
        </w:rPr>
        <w:t xml:space="preserve">Country column </w:t>
      </w:r>
      <w:r w:rsidDel="00000000" w:rsidR="00000000" w:rsidRPr="00000000">
        <w:rPr>
          <w:color w:val="1f2328"/>
          <w:sz w:val="28"/>
          <w:szCs w:val="28"/>
          <w:rtl w:val="0"/>
        </w:rPr>
        <w:t xml:space="preserve">(not the Country hierarchy level).</w:t>
      </w:r>
    </w:p>
    <w:p w:rsidR="00000000" w:rsidDel="00000000" w:rsidP="00000000" w:rsidRDefault="00000000" w:rsidRPr="00000000" w14:paraId="00000048">
      <w:pPr>
        <w:numPr>
          <w:ilvl w:val="0"/>
          <w:numId w:val="6"/>
        </w:numPr>
        <w:shd w:fill="ffffff" w:val="clear"/>
        <w:spacing w:after="300" w:before="0" w:line="276" w:lineRule="auto"/>
        <w:ind w:left="720" w:right="-990" w:hanging="360"/>
        <w:jc w:val="both"/>
        <w:rPr>
          <w:sz w:val="28"/>
          <w:szCs w:val="28"/>
        </w:rPr>
      </w:pPr>
      <w:r w:rsidDel="00000000" w:rsidR="00000000" w:rsidRPr="00000000">
        <w:rPr>
          <w:color w:val="1f2328"/>
          <w:sz w:val="28"/>
          <w:szCs w:val="28"/>
          <w:rtl w:val="0"/>
        </w:rPr>
        <w:t xml:space="preserve">In the </w:t>
      </w:r>
      <w:r w:rsidDel="00000000" w:rsidR="00000000" w:rsidRPr="00000000">
        <w:rPr>
          <w:b w:val="1"/>
          <w:bCs w:val="1"/>
          <w:color w:val="1f2328"/>
          <w:sz w:val="28"/>
          <w:szCs w:val="28"/>
          <w:rtl w:val="0"/>
        </w:rPr>
        <w:t xml:space="preserve">Properties pane,</w:t>
      </w:r>
      <w:r w:rsidDel="00000000" w:rsidR="00000000" w:rsidRPr="00000000">
        <w:rPr>
          <w:color w:val="1f2328"/>
          <w:sz w:val="28"/>
          <w:szCs w:val="28"/>
          <w:rtl w:val="0"/>
        </w:rPr>
        <w:t xml:space="preserve"> </w:t>
      </w:r>
      <w:r w:rsidDel="00000000" w:rsidR="00000000" w:rsidRPr="00000000">
        <w:rPr>
          <w:color w:val="1f2328"/>
          <w:sz w:val="28"/>
          <w:szCs w:val="28"/>
          <w:u w:val="single"/>
          <w:rtl w:val="0"/>
        </w:rPr>
        <w:t xml:space="preserve">expand </w:t>
      </w:r>
      <w:r w:rsidDel="00000000" w:rsidR="00000000" w:rsidRPr="00000000">
        <w:rPr>
          <w:color w:val="1f2328"/>
          <w:sz w:val="28"/>
          <w:szCs w:val="28"/>
          <w:rtl w:val="0"/>
        </w:rPr>
        <w:t xml:space="preserve">the</w:t>
      </w:r>
      <w:r w:rsidDel="00000000" w:rsidR="00000000" w:rsidRPr="00000000">
        <w:rPr>
          <w:b w:val="1"/>
          <w:bCs w:val="1"/>
          <w:color w:val="1f2328"/>
          <w:sz w:val="28"/>
          <w:szCs w:val="28"/>
          <w:rtl w:val="0"/>
        </w:rPr>
        <w:t xml:space="preserve"> Advanced section</w:t>
      </w:r>
      <w:r w:rsidDel="00000000" w:rsidR="00000000" w:rsidRPr="00000000">
        <w:rPr>
          <w:color w:val="1f2328"/>
          <w:sz w:val="28"/>
          <w:szCs w:val="28"/>
          <w:rtl w:val="0"/>
        </w:rPr>
        <w:t xml:space="preserve"> (located at the bottom of the pane), and then in the </w:t>
      </w:r>
      <w:r w:rsidDel="00000000" w:rsidR="00000000" w:rsidRPr="00000000">
        <w:rPr>
          <w:b w:val="1"/>
          <w:bCs w:val="1"/>
          <w:color w:val="1f2328"/>
          <w:sz w:val="28"/>
          <w:szCs w:val="28"/>
          <w:rtl w:val="0"/>
        </w:rPr>
        <w:t xml:space="preserve">Data Category</w:t>
      </w:r>
      <w:r w:rsidDel="00000000" w:rsidR="00000000" w:rsidRPr="00000000">
        <w:rPr>
          <w:color w:val="1f2328"/>
          <w:sz w:val="28"/>
          <w:szCs w:val="28"/>
          <w:rtl w:val="0"/>
        </w:rPr>
        <w:t xml:space="preserve"> dropdown list, select </w:t>
      </w:r>
      <w:r w:rsidDel="00000000" w:rsidR="00000000" w:rsidRPr="00000000">
        <w:rPr>
          <w:b w:val="1"/>
          <w:bCs w:val="1"/>
          <w:color w:val="1f2328"/>
          <w:sz w:val="28"/>
          <w:szCs w:val="28"/>
          <w:rtl w:val="0"/>
        </w:rPr>
        <w:t xml:space="preserve">Country/Region.</w:t>
        <w:br w:type="textWrapping"/>
      </w:r>
      <w:r w:rsidDel="00000000" w:rsidR="00000000" w:rsidRPr="00000000">
        <w:rPr>
          <w:color w:val="1f2328"/>
          <w:sz w:val="28"/>
          <w:szCs w:val="28"/>
        </w:rPr>
        <w:drawing>
          <wp:inline distB="114300" distT="114300" distL="114300" distR="114300">
            <wp:extent cx="2590800" cy="2476500"/>
            <wp:effectExtent b="25400" l="25400" r="25400" t="25400"/>
            <wp:docPr descr="Picture 15" id="22" name="image27.png"/>
            <a:graphic>
              <a:graphicData uri="http://schemas.openxmlformats.org/drawingml/2006/picture">
                <pic:pic>
                  <pic:nvPicPr>
                    <pic:cNvPr descr="Picture 15" id="0" name="image27.png"/>
                    <pic:cNvPicPr preferRelativeResize="0"/>
                  </pic:nvPicPr>
                  <pic:blipFill>
                    <a:blip r:embed="rId23"/>
                    <a:srcRect b="0" l="0" r="0" t="0"/>
                    <a:stretch>
                      <a:fillRect/>
                    </a:stretch>
                  </pic:blipFill>
                  <pic:spPr>
                    <a:xfrm>
                      <a:off x="0" y="0"/>
                      <a:ext cx="2590800" cy="2476500"/>
                    </a:xfrm>
                    <a:prstGeom prst="rect"/>
                    <a:ln w="25400">
                      <a:solidFill>
                        <a:srgbClr val="000000"/>
                      </a:solidFill>
                      <a:prstDash val="solid"/>
                    </a:ln>
                  </pic:spPr>
                </pic:pic>
              </a:graphicData>
            </a:graphic>
          </wp:inline>
        </w:drawing>
      </w:r>
      <w:r w:rsidDel="00000000" w:rsidR="00000000" w:rsidRPr="00000000">
        <w:rPr>
          <w:color w:val="1f2328"/>
          <w:sz w:val="28"/>
          <w:szCs w:val="28"/>
          <w:rtl w:val="0"/>
        </w:rPr>
        <w:br w:type="textWrapping"/>
      </w:r>
      <w:r w:rsidDel="00000000" w:rsidR="00000000" w:rsidRPr="00000000">
        <w:rPr>
          <w:i w:val="1"/>
          <w:iCs w:val="1"/>
          <w:color w:val="59636e"/>
          <w:rtl w:val="0"/>
        </w:rPr>
        <w:t xml:space="preserve">Data categorization can provide hints to the report designer. In this case, categorizing the column as country or region provides more accurate information to Power BI when it renders a </w:t>
      </w:r>
      <w:r w:rsidDel="00000000" w:rsidR="00000000" w:rsidRPr="00000000">
        <w:rPr>
          <w:b w:val="1"/>
          <w:bCs w:val="1"/>
          <w:i w:val="1"/>
          <w:iCs w:val="1"/>
          <w:color w:val="59636e"/>
          <w:rtl w:val="0"/>
        </w:rPr>
        <w:t xml:space="preserve">map visualization</w:t>
      </w:r>
      <w:r w:rsidDel="00000000" w:rsidR="00000000" w:rsidRPr="00000000">
        <w:rPr>
          <w:b w:val="1"/>
          <w:bCs w:val="1"/>
          <w:i w:val="1"/>
          <w:iCs w:val="1"/>
          <w:color w:val="59636e"/>
          <w:sz w:val="28"/>
          <w:szCs w:val="28"/>
          <w:rtl w:val="0"/>
        </w:rPr>
        <w:t xml:space="preserve">.</w:t>
      </w:r>
      <w:r w:rsidDel="00000000" w:rsidR="00000000" w:rsidRPr="00000000">
        <w:rPr>
          <w:rtl w:val="0"/>
        </w:rPr>
      </w:r>
    </w:p>
    <w:p w:rsidR="00000000" w:rsidDel="00000000" w:rsidP="00000000" w:rsidRDefault="00000000" w:rsidRPr="00000000" w14:paraId="00000049">
      <w:pPr>
        <w:pStyle w:val="Heading2"/>
        <w:keepNext w:val="0"/>
        <w:keepLines w:val="0"/>
        <w:pBdr>
          <w:bottom w:color="auto" w:space="5" w:sz="0" w:val="none"/>
        </w:pBdr>
        <w:shd w:fill="ffffff" w:val="clear"/>
        <w:spacing w:after="300" w:before="0" w:line="276" w:lineRule="auto"/>
        <w:ind w:right="-990"/>
        <w:jc w:val="both"/>
        <w:rPr>
          <w:b w:val="1"/>
          <w:bCs w:val="1"/>
          <w:color w:val="1f2328"/>
        </w:rPr>
      </w:pPr>
      <w:bookmarkStart w:colFirst="0" w:colLast="0" w:name="_cnijjasolhsr" w:id="7"/>
      <w:bookmarkEnd w:id="7"/>
      <w:r w:rsidDel="00000000" w:rsidR="00000000" w:rsidRPr="00000000">
        <w:rPr>
          <w:b w:val="1"/>
          <w:bCs w:val="1"/>
          <w:color w:val="1f2328"/>
          <w:rtl w:val="0"/>
        </w:rPr>
        <w:t xml:space="preserve">Configure the Reseller table</w:t>
      </w:r>
    </w:p>
    <w:p w:rsidR="00000000" w:rsidDel="00000000" w:rsidP="00000000" w:rsidRDefault="00000000" w:rsidRPr="00000000" w14:paraId="0000004A">
      <w:pPr>
        <w:shd w:fill="ffffff" w:val="clear"/>
        <w:spacing w:after="300" w:before="0" w:line="276" w:lineRule="auto"/>
        <w:ind w:right="-990"/>
        <w:jc w:val="both"/>
        <w:rPr>
          <w:color w:val="1f2328"/>
          <w:sz w:val="28"/>
          <w:szCs w:val="28"/>
        </w:rPr>
      </w:pPr>
      <w:r w:rsidDel="00000000" w:rsidR="00000000" w:rsidRPr="00000000">
        <w:rPr>
          <w:color w:val="1f2328"/>
          <w:sz w:val="28"/>
          <w:szCs w:val="28"/>
          <w:rtl w:val="0"/>
        </w:rPr>
        <w:t xml:space="preserve">In this task, you'll configure the Reseller table to add a hierarchy and update data categories.</w:t>
      </w:r>
    </w:p>
    <w:p w:rsidR="00000000" w:rsidDel="00000000" w:rsidP="00000000" w:rsidRDefault="00000000" w:rsidRPr="00000000" w14:paraId="0000004B">
      <w:pPr>
        <w:numPr>
          <w:ilvl w:val="0"/>
          <w:numId w:val="9"/>
        </w:numPr>
        <w:shd w:fill="ffffff" w:val="clear"/>
        <w:spacing w:after="0" w:before="0" w:line="276" w:lineRule="auto"/>
        <w:ind w:left="720" w:right="-990" w:hanging="360"/>
        <w:jc w:val="both"/>
        <w:rPr>
          <w:sz w:val="28"/>
          <w:szCs w:val="28"/>
        </w:rPr>
      </w:pPr>
      <w:r w:rsidDel="00000000" w:rsidR="00000000" w:rsidRPr="00000000">
        <w:rPr>
          <w:color w:val="1f2328"/>
          <w:sz w:val="28"/>
          <w:szCs w:val="28"/>
          <w:rtl w:val="0"/>
        </w:rPr>
        <w:t xml:space="preserve">In the </w:t>
      </w:r>
      <w:r w:rsidDel="00000000" w:rsidR="00000000" w:rsidRPr="00000000">
        <w:rPr>
          <w:b w:val="1"/>
          <w:bCs w:val="1"/>
          <w:color w:val="1f2328"/>
          <w:sz w:val="28"/>
          <w:szCs w:val="28"/>
          <w:rtl w:val="0"/>
        </w:rPr>
        <w:t xml:space="preserve">Reseller table</w:t>
      </w:r>
      <w:r w:rsidDel="00000000" w:rsidR="00000000" w:rsidRPr="00000000">
        <w:rPr>
          <w:color w:val="1f2328"/>
          <w:sz w:val="28"/>
          <w:szCs w:val="28"/>
          <w:rtl w:val="0"/>
        </w:rPr>
        <w:t xml:space="preserve">, create a hierarchy named </w:t>
      </w:r>
      <w:r w:rsidDel="00000000" w:rsidR="00000000" w:rsidRPr="00000000">
        <w:rPr>
          <w:b w:val="1"/>
          <w:bCs w:val="1"/>
          <w:i w:val="1"/>
          <w:iCs w:val="1"/>
          <w:color w:val="1f2328"/>
          <w:sz w:val="28"/>
          <w:szCs w:val="28"/>
          <w:u w:val="single"/>
          <w:rtl w:val="0"/>
        </w:rPr>
        <w:t xml:space="preserve">Resellers</w:t>
      </w:r>
      <w:r w:rsidDel="00000000" w:rsidR="00000000" w:rsidRPr="00000000">
        <w:rPr>
          <w:color w:val="1f2328"/>
          <w:sz w:val="28"/>
          <w:szCs w:val="28"/>
          <w:rtl w:val="0"/>
        </w:rPr>
        <w:t xml:space="preserve">, with the following two levels:</w:t>
      </w:r>
    </w:p>
    <w:p w:rsidR="00000000" w:rsidDel="00000000" w:rsidP="00000000" w:rsidRDefault="00000000" w:rsidRPr="00000000" w14:paraId="0000004C">
      <w:pPr>
        <w:numPr>
          <w:ilvl w:val="1"/>
          <w:numId w:val="9"/>
        </w:numPr>
        <w:spacing w:after="0" w:before="0" w:line="276" w:lineRule="auto"/>
        <w:ind w:left="1440" w:right="-990" w:hanging="360"/>
        <w:jc w:val="both"/>
        <w:rPr>
          <w:sz w:val="28"/>
          <w:szCs w:val="28"/>
        </w:rPr>
      </w:pPr>
      <w:r w:rsidDel="00000000" w:rsidR="00000000" w:rsidRPr="00000000">
        <w:rPr>
          <w:color w:val="1f2328"/>
          <w:sz w:val="28"/>
          <w:szCs w:val="28"/>
          <w:rtl w:val="0"/>
        </w:rPr>
        <w:t xml:space="preserve">Business Type</w:t>
      </w:r>
    </w:p>
    <w:p w:rsidR="00000000" w:rsidDel="00000000" w:rsidP="00000000" w:rsidRDefault="00000000" w:rsidRPr="00000000" w14:paraId="0000004D">
      <w:pPr>
        <w:numPr>
          <w:ilvl w:val="1"/>
          <w:numId w:val="9"/>
        </w:numPr>
        <w:spacing w:after="0" w:before="0" w:line="276" w:lineRule="auto"/>
        <w:ind w:left="1440" w:right="-990" w:hanging="360"/>
        <w:jc w:val="both"/>
        <w:rPr>
          <w:sz w:val="28"/>
          <w:szCs w:val="28"/>
        </w:rPr>
      </w:pPr>
      <w:r w:rsidDel="00000000" w:rsidR="00000000" w:rsidRPr="00000000">
        <w:rPr>
          <w:color w:val="1f2328"/>
          <w:sz w:val="28"/>
          <w:szCs w:val="28"/>
          <w:rtl w:val="0"/>
        </w:rPr>
        <w:t xml:space="preserve">Reseller</w:t>
      </w:r>
    </w:p>
    <w:p w:rsidR="00000000" w:rsidDel="00000000" w:rsidP="00000000" w:rsidRDefault="00000000" w:rsidRPr="00000000" w14:paraId="0000004E">
      <w:pPr>
        <w:numPr>
          <w:ilvl w:val="0"/>
          <w:numId w:val="9"/>
        </w:numPr>
        <w:shd w:fill="ffffff" w:val="clear"/>
        <w:spacing w:after="0" w:before="0" w:line="276" w:lineRule="auto"/>
        <w:ind w:left="720" w:right="-990" w:hanging="360"/>
        <w:jc w:val="both"/>
        <w:rPr>
          <w:sz w:val="28"/>
          <w:szCs w:val="28"/>
        </w:rPr>
      </w:pPr>
      <w:r w:rsidDel="00000000" w:rsidR="00000000" w:rsidRPr="00000000">
        <w:rPr>
          <w:color w:val="1f2328"/>
          <w:sz w:val="28"/>
          <w:szCs w:val="28"/>
          <w:rtl w:val="0"/>
        </w:rPr>
        <w:t xml:space="preserve">Create a </w:t>
      </w:r>
      <w:r w:rsidDel="00000000" w:rsidR="00000000" w:rsidRPr="00000000">
        <w:rPr>
          <w:b w:val="1"/>
          <w:bCs w:val="1"/>
          <w:color w:val="1f2328"/>
          <w:sz w:val="28"/>
          <w:szCs w:val="28"/>
          <w:rtl w:val="0"/>
        </w:rPr>
        <w:t xml:space="preserve">second hierarchy</w:t>
      </w:r>
      <w:r w:rsidDel="00000000" w:rsidR="00000000" w:rsidRPr="00000000">
        <w:rPr>
          <w:color w:val="1f2328"/>
          <w:sz w:val="28"/>
          <w:szCs w:val="28"/>
          <w:rtl w:val="0"/>
        </w:rPr>
        <w:t xml:space="preserve"> named </w:t>
      </w:r>
      <w:r w:rsidDel="00000000" w:rsidR="00000000" w:rsidRPr="00000000">
        <w:rPr>
          <w:b w:val="1"/>
          <w:bCs w:val="1"/>
          <w:i w:val="1"/>
          <w:iCs w:val="1"/>
          <w:color w:val="1f2328"/>
          <w:sz w:val="28"/>
          <w:szCs w:val="28"/>
          <w:u w:val="single"/>
          <w:rtl w:val="0"/>
        </w:rPr>
        <w:t xml:space="preserve">Geography</w:t>
      </w:r>
      <w:r w:rsidDel="00000000" w:rsidR="00000000" w:rsidRPr="00000000">
        <w:rPr>
          <w:color w:val="1f2328"/>
          <w:sz w:val="28"/>
          <w:szCs w:val="28"/>
          <w:rtl w:val="0"/>
        </w:rPr>
        <w:t xml:space="preserve">, with the following four levels:</w:t>
      </w:r>
    </w:p>
    <w:p w:rsidR="00000000" w:rsidDel="00000000" w:rsidP="00000000" w:rsidRDefault="00000000" w:rsidRPr="00000000" w14:paraId="0000004F">
      <w:pPr>
        <w:numPr>
          <w:ilvl w:val="1"/>
          <w:numId w:val="9"/>
        </w:numPr>
        <w:spacing w:after="0" w:before="0" w:line="276" w:lineRule="auto"/>
        <w:ind w:left="1440" w:right="-990" w:hanging="360"/>
        <w:jc w:val="both"/>
        <w:rPr>
          <w:sz w:val="28"/>
          <w:szCs w:val="28"/>
        </w:rPr>
      </w:pPr>
      <w:r w:rsidDel="00000000" w:rsidR="00000000" w:rsidRPr="00000000">
        <w:rPr>
          <w:color w:val="1f2328"/>
          <w:sz w:val="28"/>
          <w:szCs w:val="28"/>
          <w:rtl w:val="0"/>
        </w:rPr>
        <w:t xml:space="preserve">Country-Region</w:t>
      </w:r>
    </w:p>
    <w:p w:rsidR="00000000" w:rsidDel="00000000" w:rsidP="00000000" w:rsidRDefault="00000000" w:rsidRPr="00000000" w14:paraId="00000050">
      <w:pPr>
        <w:numPr>
          <w:ilvl w:val="1"/>
          <w:numId w:val="9"/>
        </w:numPr>
        <w:spacing w:after="0" w:before="0" w:line="276" w:lineRule="auto"/>
        <w:ind w:left="1440" w:right="-990" w:hanging="360"/>
        <w:jc w:val="both"/>
        <w:rPr>
          <w:sz w:val="28"/>
          <w:szCs w:val="28"/>
        </w:rPr>
      </w:pPr>
      <w:r w:rsidDel="00000000" w:rsidR="00000000" w:rsidRPr="00000000">
        <w:rPr>
          <w:color w:val="1f2328"/>
          <w:sz w:val="28"/>
          <w:szCs w:val="28"/>
          <w:rtl w:val="0"/>
        </w:rPr>
        <w:t xml:space="preserve">City</w:t>
      </w:r>
    </w:p>
    <w:p w:rsidR="00000000" w:rsidDel="00000000" w:rsidP="00000000" w:rsidRDefault="00000000" w:rsidRPr="00000000" w14:paraId="00000051">
      <w:pPr>
        <w:numPr>
          <w:ilvl w:val="1"/>
          <w:numId w:val="9"/>
        </w:numPr>
        <w:spacing w:after="0" w:before="0" w:line="276" w:lineRule="auto"/>
        <w:ind w:left="1440" w:right="-990" w:hanging="360"/>
        <w:jc w:val="both"/>
        <w:rPr>
          <w:sz w:val="28"/>
          <w:szCs w:val="28"/>
        </w:rPr>
      </w:pPr>
      <w:r w:rsidDel="00000000" w:rsidR="00000000" w:rsidRPr="00000000">
        <w:rPr>
          <w:color w:val="1f2328"/>
          <w:sz w:val="28"/>
          <w:szCs w:val="28"/>
          <w:rtl w:val="0"/>
        </w:rPr>
        <w:t xml:space="preserve">Reseller</w:t>
        <w:br w:type="textWrapping"/>
      </w:r>
    </w:p>
    <w:p w:rsidR="00000000" w:rsidDel="00000000" w:rsidP="00000000" w:rsidRDefault="00000000" w:rsidRPr="00000000" w14:paraId="00000052">
      <w:pPr>
        <w:numPr>
          <w:ilvl w:val="0"/>
          <w:numId w:val="9"/>
        </w:numPr>
        <w:shd w:fill="ffffff" w:val="clear"/>
        <w:spacing w:after="0" w:before="0" w:line="276" w:lineRule="auto"/>
        <w:ind w:left="720" w:right="-990" w:hanging="360"/>
        <w:jc w:val="both"/>
        <w:rPr>
          <w:sz w:val="28"/>
          <w:szCs w:val="28"/>
        </w:rPr>
      </w:pPr>
      <w:r w:rsidDel="00000000" w:rsidR="00000000" w:rsidRPr="00000000">
        <w:rPr>
          <w:color w:val="1f2328"/>
          <w:sz w:val="28"/>
          <w:szCs w:val="28"/>
          <w:rtl w:val="0"/>
        </w:rPr>
        <w:t xml:space="preserve">Set the </w:t>
      </w:r>
      <w:r w:rsidDel="00000000" w:rsidR="00000000" w:rsidRPr="00000000">
        <w:rPr>
          <w:b w:val="1"/>
          <w:bCs w:val="1"/>
          <w:color w:val="1f2328"/>
          <w:sz w:val="28"/>
          <w:szCs w:val="28"/>
          <w:rtl w:val="0"/>
        </w:rPr>
        <w:t xml:space="preserve">data category</w:t>
      </w:r>
      <w:r w:rsidDel="00000000" w:rsidR="00000000" w:rsidRPr="00000000">
        <w:rPr>
          <w:color w:val="1f2328"/>
          <w:sz w:val="28"/>
          <w:szCs w:val="28"/>
          <w:rtl w:val="0"/>
        </w:rPr>
        <w:t xml:space="preserve"> for the following columns (not within the hierarchy):</w:t>
      </w:r>
    </w:p>
    <w:p w:rsidR="00000000" w:rsidDel="00000000" w:rsidP="00000000" w:rsidRDefault="00000000" w:rsidRPr="00000000" w14:paraId="00000053">
      <w:pPr>
        <w:numPr>
          <w:ilvl w:val="1"/>
          <w:numId w:val="9"/>
        </w:numPr>
        <w:spacing w:after="0" w:before="0" w:line="276" w:lineRule="auto"/>
        <w:ind w:left="1440" w:right="-990" w:hanging="360"/>
        <w:jc w:val="both"/>
        <w:rPr>
          <w:sz w:val="28"/>
          <w:szCs w:val="28"/>
        </w:rPr>
      </w:pPr>
      <w:r w:rsidDel="00000000" w:rsidR="00000000" w:rsidRPr="00000000">
        <w:rPr>
          <w:color w:val="1f2328"/>
          <w:sz w:val="28"/>
          <w:szCs w:val="28"/>
          <w:rtl w:val="0"/>
        </w:rPr>
        <w:t xml:space="preserve">Country-Region to Country/Region</w:t>
        <w:br w:type="textWrapping"/>
        <w:br w:type="textWrapping"/>
      </w:r>
      <w:r w:rsidDel="00000000" w:rsidR="00000000" w:rsidRPr="00000000">
        <w:rPr>
          <w:color w:val="1f2328"/>
          <w:sz w:val="28"/>
          <w:szCs w:val="28"/>
        </w:rPr>
        <w:drawing>
          <wp:inline distB="114300" distT="114300" distL="114300" distR="114300">
            <wp:extent cx="3900488" cy="3275409"/>
            <wp:effectExtent b="25400" l="25400" r="25400" t="25400"/>
            <wp:docPr id="30" name="image26.png"/>
            <a:graphic>
              <a:graphicData uri="http://schemas.openxmlformats.org/drawingml/2006/picture">
                <pic:pic>
                  <pic:nvPicPr>
                    <pic:cNvPr id="0" name="image26.png"/>
                    <pic:cNvPicPr preferRelativeResize="0"/>
                  </pic:nvPicPr>
                  <pic:blipFill>
                    <a:blip r:embed="rId24"/>
                    <a:srcRect b="0" l="0" r="0" t="0"/>
                    <a:stretch>
                      <a:fillRect/>
                    </a:stretch>
                  </pic:blipFill>
                  <pic:spPr>
                    <a:xfrm>
                      <a:off x="0" y="0"/>
                      <a:ext cx="3900488" cy="3275409"/>
                    </a:xfrm>
                    <a:prstGeom prst="rect"/>
                    <a:ln w="25400">
                      <a:solidFill>
                        <a:srgbClr val="000000"/>
                      </a:solidFill>
                      <a:prstDash val="solid"/>
                    </a:ln>
                  </pic:spPr>
                </pic:pic>
              </a:graphicData>
            </a:graphic>
          </wp:inline>
        </w:drawing>
      </w:r>
      <w:r w:rsidDel="00000000" w:rsidR="00000000" w:rsidRPr="00000000">
        <w:rPr>
          <w:color w:val="1f2328"/>
          <w:sz w:val="28"/>
          <w:szCs w:val="28"/>
          <w:rtl w:val="0"/>
        </w:rPr>
        <w:br w:type="textWrapping"/>
      </w:r>
      <w:r w:rsidDel="00000000" w:rsidR="00000000" w:rsidRPr="00000000">
        <w:rPr>
          <w:rtl w:val="0"/>
        </w:rPr>
      </w:r>
    </w:p>
    <w:p w:rsidR="00000000" w:rsidDel="00000000" w:rsidP="00000000" w:rsidRDefault="00000000" w:rsidRPr="00000000" w14:paraId="00000054">
      <w:pPr>
        <w:pStyle w:val="Heading2"/>
        <w:keepNext w:val="0"/>
        <w:keepLines w:val="0"/>
        <w:pBdr>
          <w:bottom w:color="auto" w:space="5" w:sz="0" w:val="none"/>
        </w:pBdr>
        <w:shd w:fill="ffffff" w:val="clear"/>
        <w:spacing w:after="300" w:before="0" w:line="276" w:lineRule="auto"/>
        <w:ind w:right="-990"/>
        <w:jc w:val="both"/>
        <w:rPr>
          <w:b w:val="1"/>
          <w:bCs w:val="1"/>
          <w:color w:val="1f2328"/>
          <w:sz w:val="36"/>
          <w:szCs w:val="36"/>
        </w:rPr>
      </w:pPr>
      <w:bookmarkStart w:colFirst="0" w:colLast="0" w:name="_v1seejowitzx" w:id="8"/>
      <w:bookmarkEnd w:id="8"/>
      <w:r w:rsidDel="00000000" w:rsidR="00000000" w:rsidRPr="00000000">
        <w:rPr>
          <w:b w:val="1"/>
          <w:bCs w:val="1"/>
          <w:color w:val="1f2328"/>
          <w:sz w:val="36"/>
          <w:szCs w:val="36"/>
          <w:rtl w:val="0"/>
        </w:rPr>
        <w:t xml:space="preserve">Configure the Sales table</w:t>
      </w:r>
    </w:p>
    <w:p w:rsidR="00000000" w:rsidDel="00000000" w:rsidP="00000000" w:rsidRDefault="00000000" w:rsidRPr="00000000" w14:paraId="00000055">
      <w:pPr>
        <w:shd w:fill="ffffff" w:val="clear"/>
        <w:spacing w:after="300" w:before="0" w:line="276" w:lineRule="auto"/>
        <w:ind w:right="-990"/>
        <w:jc w:val="both"/>
        <w:rPr>
          <w:color w:val="1f2328"/>
          <w:sz w:val="28"/>
          <w:szCs w:val="28"/>
        </w:rPr>
      </w:pPr>
      <w:r w:rsidDel="00000000" w:rsidR="00000000" w:rsidRPr="00000000">
        <w:rPr>
          <w:color w:val="1f2328"/>
          <w:sz w:val="28"/>
          <w:szCs w:val="28"/>
          <w:rtl w:val="0"/>
        </w:rPr>
        <w:t xml:space="preserve">In this task, you'll configure the </w:t>
      </w:r>
      <w:r w:rsidDel="00000000" w:rsidR="00000000" w:rsidRPr="00000000">
        <w:rPr>
          <w:b w:val="1"/>
          <w:bCs w:val="1"/>
          <w:color w:val="1f2328"/>
          <w:sz w:val="28"/>
          <w:szCs w:val="28"/>
          <w:rtl w:val="0"/>
        </w:rPr>
        <w:t xml:space="preserve">Sales table</w:t>
      </w:r>
      <w:r w:rsidDel="00000000" w:rsidR="00000000" w:rsidRPr="00000000">
        <w:rPr>
          <w:color w:val="1f2328"/>
          <w:sz w:val="28"/>
          <w:szCs w:val="28"/>
          <w:rtl w:val="0"/>
        </w:rPr>
        <w:t xml:space="preserve"> with updated descriptions, formatting, and summarization.</w:t>
      </w:r>
    </w:p>
    <w:p w:rsidR="00000000" w:rsidDel="00000000" w:rsidP="00000000" w:rsidRDefault="00000000" w:rsidRPr="00000000" w14:paraId="00000056">
      <w:pPr>
        <w:numPr>
          <w:ilvl w:val="0"/>
          <w:numId w:val="7"/>
        </w:numPr>
        <w:shd w:fill="ffffff" w:val="clear"/>
        <w:spacing w:after="300" w:before="0" w:line="276" w:lineRule="auto"/>
        <w:ind w:left="720" w:right="-990" w:hanging="360"/>
        <w:jc w:val="both"/>
        <w:rPr>
          <w:sz w:val="28"/>
          <w:szCs w:val="28"/>
        </w:rPr>
      </w:pPr>
      <w:r w:rsidDel="00000000" w:rsidR="00000000" w:rsidRPr="00000000">
        <w:rPr>
          <w:color w:val="1f2328"/>
          <w:sz w:val="28"/>
          <w:szCs w:val="28"/>
          <w:rtl w:val="0"/>
        </w:rPr>
        <w:t xml:space="preserve">In the </w:t>
      </w:r>
      <w:r w:rsidDel="00000000" w:rsidR="00000000" w:rsidRPr="00000000">
        <w:rPr>
          <w:b w:val="1"/>
          <w:bCs w:val="1"/>
          <w:color w:val="1f2328"/>
          <w:sz w:val="28"/>
          <w:szCs w:val="28"/>
          <w:rtl w:val="0"/>
        </w:rPr>
        <w:t xml:space="preserve">Sales table</w:t>
      </w:r>
      <w:r w:rsidDel="00000000" w:rsidR="00000000" w:rsidRPr="00000000">
        <w:rPr>
          <w:color w:val="1f2328"/>
          <w:sz w:val="28"/>
          <w:szCs w:val="28"/>
          <w:rtl w:val="0"/>
        </w:rPr>
        <w:t xml:space="preserve">, select the </w:t>
      </w:r>
      <w:r w:rsidDel="00000000" w:rsidR="00000000" w:rsidRPr="00000000">
        <w:rPr>
          <w:b w:val="1"/>
          <w:bCs w:val="1"/>
          <w:color w:val="1f2328"/>
          <w:sz w:val="28"/>
          <w:szCs w:val="28"/>
          <w:rtl w:val="0"/>
        </w:rPr>
        <w:t xml:space="preserve">Cost </w:t>
      </w:r>
      <w:r w:rsidDel="00000000" w:rsidR="00000000" w:rsidRPr="00000000">
        <w:rPr>
          <w:color w:val="1f2328"/>
          <w:sz w:val="28"/>
          <w:szCs w:val="28"/>
          <w:rtl w:val="0"/>
        </w:rPr>
        <w:t xml:space="preserve">column.</w:t>
      </w:r>
    </w:p>
    <w:p w:rsidR="00000000" w:rsidDel="00000000" w:rsidP="00000000" w:rsidRDefault="00000000" w:rsidRPr="00000000" w14:paraId="00000057">
      <w:pPr>
        <w:numPr>
          <w:ilvl w:val="0"/>
          <w:numId w:val="7"/>
        </w:numPr>
        <w:shd w:fill="ffffff" w:val="clear"/>
        <w:spacing w:after="300" w:before="0" w:line="276" w:lineRule="auto"/>
        <w:ind w:left="720" w:right="-990" w:hanging="360"/>
        <w:jc w:val="both"/>
        <w:rPr>
          <w:sz w:val="28"/>
          <w:szCs w:val="28"/>
        </w:rPr>
      </w:pPr>
      <w:r w:rsidDel="00000000" w:rsidR="00000000" w:rsidRPr="00000000">
        <w:rPr>
          <w:color w:val="1f2328"/>
          <w:sz w:val="28"/>
          <w:szCs w:val="28"/>
          <w:rtl w:val="0"/>
        </w:rPr>
        <w:t xml:space="preserve">In the </w:t>
      </w:r>
      <w:r w:rsidDel="00000000" w:rsidR="00000000" w:rsidRPr="00000000">
        <w:rPr>
          <w:b w:val="1"/>
          <w:bCs w:val="1"/>
          <w:color w:val="1f2328"/>
          <w:sz w:val="28"/>
          <w:szCs w:val="28"/>
          <w:rtl w:val="0"/>
        </w:rPr>
        <w:t xml:space="preserve">Properties pane,</w:t>
      </w:r>
      <w:r w:rsidDel="00000000" w:rsidR="00000000" w:rsidRPr="00000000">
        <w:rPr>
          <w:color w:val="1f2328"/>
          <w:sz w:val="28"/>
          <w:szCs w:val="28"/>
          <w:rtl w:val="0"/>
        </w:rPr>
        <w:t xml:space="preserve"> in the Description box, </w:t>
      </w:r>
      <w:r w:rsidDel="00000000" w:rsidR="00000000" w:rsidRPr="00000000">
        <w:rPr>
          <w:b w:val="1"/>
          <w:bCs w:val="1"/>
          <w:color w:val="1f2328"/>
          <w:sz w:val="28"/>
          <w:szCs w:val="28"/>
          <w:rtl w:val="0"/>
        </w:rPr>
        <w:t xml:space="preserve">enter</w:t>
      </w:r>
      <w:r w:rsidDel="00000000" w:rsidR="00000000" w:rsidRPr="00000000">
        <w:rPr>
          <w:color w:val="1f2328"/>
          <w:sz w:val="28"/>
          <w:szCs w:val="28"/>
          <w:rtl w:val="0"/>
        </w:rPr>
        <w:t xml:space="preserve">: </w:t>
      </w:r>
      <w:r w:rsidDel="00000000" w:rsidR="00000000" w:rsidRPr="00000000">
        <w:rPr>
          <w:i w:val="1"/>
          <w:iCs w:val="1"/>
          <w:color w:val="1f2328"/>
          <w:sz w:val="28"/>
          <w:szCs w:val="28"/>
          <w:rtl w:val="0"/>
        </w:rPr>
        <w:t xml:space="preserve">Based on standard cost</w:t>
        <w:br w:type="textWrapping"/>
      </w:r>
      <w:r w:rsidDel="00000000" w:rsidR="00000000" w:rsidRPr="00000000">
        <w:rPr>
          <w:i w:val="1"/>
          <w:iCs w:val="1"/>
          <w:color w:val="59636e"/>
          <w:rtl w:val="0"/>
        </w:rPr>
        <w:t xml:space="preserve">Descriptions can be applied to tables, columns, hierarchies, or measures. In the Data pane, description text is revealed in a tooltip when a report author hovers their cursor over the field.</w:t>
      </w:r>
      <w:ins w:author="Livaansh" w:id="2" w:date="2026-09-07T17:44:43Z">
        <w:r w:rsidDel="00000000" w:rsidR="00000000" w:rsidRPr="00000000">
          <w:rPr>
            <w:i w:val="1"/>
            <w:iCs w:val="1"/>
            <w:color w:val="59636e"/>
            <w:rtl w:val="0"/>
          </w:rPr>
          <w:br w:type="textWrapping"/>
        </w:r>
      </w:ins>
      <w:r w:rsidDel="00000000" w:rsidR="00000000" w:rsidRPr="00000000">
        <w:rPr>
          <w:rtl w:val="0"/>
        </w:rPr>
      </w:r>
    </w:p>
    <w:p w:rsidR="00000000" w:rsidDel="00000000" w:rsidP="00000000" w:rsidRDefault="00000000" w:rsidRPr="00000000" w14:paraId="00000058">
      <w:pPr>
        <w:numPr>
          <w:ilvl w:val="0"/>
          <w:numId w:val="7"/>
        </w:numPr>
        <w:shd w:fill="ffffff" w:val="clear"/>
        <w:spacing w:after="300" w:before="0" w:line="276" w:lineRule="auto"/>
        <w:ind w:left="720" w:right="-990" w:hanging="360"/>
        <w:jc w:val="both"/>
        <w:rPr>
          <w:sz w:val="28"/>
          <w:szCs w:val="28"/>
        </w:rPr>
      </w:pPr>
      <w:r w:rsidDel="00000000" w:rsidR="00000000" w:rsidRPr="00000000">
        <w:rPr>
          <w:color w:val="1f2328"/>
          <w:sz w:val="28"/>
          <w:szCs w:val="28"/>
          <w:rtl w:val="0"/>
        </w:rPr>
        <w:t xml:space="preserve">Select the </w:t>
      </w:r>
      <w:r w:rsidDel="00000000" w:rsidR="00000000" w:rsidRPr="00000000">
        <w:rPr>
          <w:color w:val="1f2328"/>
          <w:sz w:val="28"/>
          <w:szCs w:val="28"/>
          <w:u w:val="single"/>
          <w:rtl w:val="0"/>
        </w:rPr>
        <w:t xml:space="preserve">Quantity column</w:t>
      </w:r>
      <w:r w:rsidDel="00000000" w:rsidR="00000000" w:rsidRPr="00000000">
        <w:rPr>
          <w:color w:val="1f2328"/>
          <w:sz w:val="28"/>
          <w:szCs w:val="28"/>
          <w:rtl w:val="0"/>
        </w:rPr>
        <w:t xml:space="preserve">.</w:t>
      </w:r>
    </w:p>
    <w:p w:rsidR="00000000" w:rsidDel="00000000" w:rsidP="00000000" w:rsidRDefault="00000000" w:rsidRPr="00000000" w14:paraId="00000059">
      <w:pPr>
        <w:numPr>
          <w:ilvl w:val="0"/>
          <w:numId w:val="7"/>
        </w:numPr>
        <w:shd w:fill="ffffff" w:val="clear"/>
        <w:spacing w:after="300" w:before="0" w:line="276" w:lineRule="auto"/>
        <w:ind w:left="720" w:right="-990" w:hanging="360"/>
        <w:jc w:val="both"/>
        <w:rPr>
          <w:sz w:val="28"/>
          <w:szCs w:val="28"/>
        </w:rPr>
      </w:pPr>
      <w:r w:rsidDel="00000000" w:rsidR="00000000" w:rsidRPr="00000000">
        <w:rPr>
          <w:color w:val="1f2328"/>
          <w:sz w:val="28"/>
          <w:szCs w:val="28"/>
          <w:rtl w:val="0"/>
        </w:rPr>
        <w:t xml:space="preserve">In the</w:t>
      </w:r>
      <w:r w:rsidDel="00000000" w:rsidR="00000000" w:rsidRPr="00000000">
        <w:rPr>
          <w:b w:val="1"/>
          <w:bCs w:val="1"/>
          <w:color w:val="1f2328"/>
          <w:sz w:val="28"/>
          <w:szCs w:val="28"/>
          <w:rtl w:val="0"/>
        </w:rPr>
        <w:t xml:space="preserve"> Properties pane, </w:t>
      </w:r>
      <w:r w:rsidDel="00000000" w:rsidR="00000000" w:rsidRPr="00000000">
        <w:rPr>
          <w:color w:val="1f2328"/>
          <w:sz w:val="28"/>
          <w:szCs w:val="28"/>
          <w:rtl w:val="0"/>
        </w:rPr>
        <w:t xml:space="preserve">from inside the </w:t>
      </w:r>
      <w:r w:rsidDel="00000000" w:rsidR="00000000" w:rsidRPr="00000000">
        <w:rPr>
          <w:color w:val="1f2328"/>
          <w:sz w:val="28"/>
          <w:szCs w:val="28"/>
          <w:u w:val="single"/>
          <w:rtl w:val="0"/>
        </w:rPr>
        <w:t xml:space="preserve">Formatting section</w:t>
      </w:r>
      <w:r w:rsidDel="00000000" w:rsidR="00000000" w:rsidRPr="00000000">
        <w:rPr>
          <w:color w:val="1f2328"/>
          <w:sz w:val="28"/>
          <w:szCs w:val="28"/>
          <w:rtl w:val="0"/>
        </w:rPr>
        <w:t xml:space="preserve">, set the </w:t>
      </w:r>
      <w:r w:rsidDel="00000000" w:rsidR="00000000" w:rsidRPr="00000000">
        <w:rPr>
          <w:color w:val="980000"/>
          <w:sz w:val="28"/>
          <w:szCs w:val="28"/>
          <w:rtl w:val="0"/>
        </w:rPr>
        <w:t xml:space="preserve">Thousands Separator </w:t>
      </w:r>
      <w:r w:rsidDel="00000000" w:rsidR="00000000" w:rsidRPr="00000000">
        <w:rPr>
          <w:sz w:val="28"/>
          <w:szCs w:val="28"/>
          <w:rtl w:val="0"/>
        </w:rPr>
        <w:t xml:space="preserve">property </w:t>
      </w:r>
      <w:r w:rsidDel="00000000" w:rsidR="00000000" w:rsidRPr="00000000">
        <w:rPr>
          <w:color w:val="1f2328"/>
          <w:sz w:val="28"/>
          <w:szCs w:val="28"/>
          <w:rtl w:val="0"/>
        </w:rPr>
        <w:t xml:space="preserve">to </w:t>
      </w:r>
      <w:r w:rsidDel="00000000" w:rsidR="00000000" w:rsidRPr="00000000">
        <w:rPr>
          <w:b w:val="1"/>
          <w:bCs w:val="1"/>
          <w:i w:val="1"/>
          <w:iCs w:val="1"/>
          <w:color w:val="1f2328"/>
          <w:sz w:val="28"/>
          <w:szCs w:val="28"/>
          <w:rtl w:val="0"/>
        </w:rPr>
        <w:t xml:space="preserve">Yes</w:t>
      </w:r>
      <w:r w:rsidDel="00000000" w:rsidR="00000000" w:rsidRPr="00000000">
        <w:rPr>
          <w:color w:val="1f2328"/>
          <w:sz w:val="28"/>
          <w:szCs w:val="28"/>
          <w:rtl w:val="0"/>
        </w:rPr>
        <w:t xml:space="preserve">.</w:t>
      </w:r>
    </w:p>
    <w:p w:rsidR="00000000" w:rsidDel="00000000" w:rsidP="00000000" w:rsidRDefault="00000000" w:rsidRPr="00000000" w14:paraId="0000005A">
      <w:pPr>
        <w:numPr>
          <w:ilvl w:val="0"/>
          <w:numId w:val="7"/>
        </w:numPr>
        <w:shd w:fill="ffffff" w:val="clear"/>
        <w:spacing w:after="300" w:before="0" w:line="276" w:lineRule="auto"/>
        <w:ind w:left="720" w:right="-990" w:hanging="360"/>
        <w:jc w:val="both"/>
        <w:rPr>
          <w:sz w:val="28"/>
          <w:szCs w:val="28"/>
        </w:rPr>
      </w:pPr>
      <w:r w:rsidDel="00000000" w:rsidR="00000000" w:rsidRPr="00000000">
        <w:rPr>
          <w:color w:val="1f2328"/>
          <w:sz w:val="28"/>
          <w:szCs w:val="28"/>
          <w:rtl w:val="0"/>
        </w:rPr>
        <w:t xml:space="preserve">Select the </w:t>
      </w:r>
      <w:r w:rsidDel="00000000" w:rsidR="00000000" w:rsidRPr="00000000">
        <w:rPr>
          <w:color w:val="1f2328"/>
          <w:sz w:val="28"/>
          <w:szCs w:val="28"/>
          <w:u w:val="single"/>
          <w:rtl w:val="0"/>
        </w:rPr>
        <w:t xml:space="preserve">Unit Price column</w:t>
      </w:r>
      <w:r w:rsidDel="00000000" w:rsidR="00000000" w:rsidRPr="00000000">
        <w:rPr>
          <w:color w:val="1f2328"/>
          <w:sz w:val="28"/>
          <w:szCs w:val="28"/>
          <w:rtl w:val="0"/>
        </w:rPr>
        <w:t xml:space="preserve">.</w:t>
      </w:r>
    </w:p>
    <w:p w:rsidR="00000000" w:rsidDel="00000000" w:rsidP="00000000" w:rsidRDefault="00000000" w:rsidRPr="00000000" w14:paraId="0000005B">
      <w:pPr>
        <w:numPr>
          <w:ilvl w:val="0"/>
          <w:numId w:val="7"/>
        </w:numPr>
        <w:shd w:fill="ffffff" w:val="clear"/>
        <w:spacing w:after="300" w:before="0" w:line="276" w:lineRule="auto"/>
        <w:ind w:left="720" w:right="-990" w:hanging="360"/>
        <w:jc w:val="both"/>
        <w:rPr>
          <w:sz w:val="28"/>
          <w:szCs w:val="28"/>
        </w:rPr>
      </w:pPr>
      <w:r w:rsidDel="00000000" w:rsidR="00000000" w:rsidRPr="00000000">
        <w:rPr>
          <w:color w:val="1f2328"/>
          <w:sz w:val="28"/>
          <w:szCs w:val="28"/>
          <w:rtl w:val="0"/>
        </w:rPr>
        <w:t xml:space="preserve">In the Properties pane, from inside the </w:t>
      </w:r>
      <w:r w:rsidDel="00000000" w:rsidR="00000000" w:rsidRPr="00000000">
        <w:rPr>
          <w:color w:val="1f2328"/>
          <w:sz w:val="28"/>
          <w:szCs w:val="28"/>
          <w:u w:val="single"/>
          <w:rtl w:val="0"/>
        </w:rPr>
        <w:t xml:space="preserve">Formatting section,</w:t>
      </w:r>
      <w:r w:rsidDel="00000000" w:rsidR="00000000" w:rsidRPr="00000000">
        <w:rPr>
          <w:color w:val="1f2328"/>
          <w:sz w:val="28"/>
          <w:szCs w:val="28"/>
          <w:rtl w:val="0"/>
        </w:rPr>
        <w:t xml:space="preserve"> set the </w:t>
      </w:r>
      <w:r w:rsidDel="00000000" w:rsidR="00000000" w:rsidRPr="00000000">
        <w:rPr>
          <w:color w:val="980000"/>
          <w:sz w:val="28"/>
          <w:szCs w:val="28"/>
          <w:rtl w:val="0"/>
        </w:rPr>
        <w:t xml:space="preserve">Decimal Places </w:t>
      </w:r>
      <w:r w:rsidDel="00000000" w:rsidR="00000000" w:rsidRPr="00000000">
        <w:rPr>
          <w:sz w:val="28"/>
          <w:szCs w:val="28"/>
          <w:rtl w:val="0"/>
        </w:rPr>
        <w:t xml:space="preserve">property </w:t>
      </w:r>
      <w:r w:rsidDel="00000000" w:rsidR="00000000" w:rsidRPr="00000000">
        <w:rPr>
          <w:color w:val="1f2328"/>
          <w:sz w:val="28"/>
          <w:szCs w:val="28"/>
          <w:rtl w:val="0"/>
        </w:rPr>
        <w:t xml:space="preserve">to </w:t>
      </w:r>
      <w:r w:rsidDel="00000000" w:rsidR="00000000" w:rsidRPr="00000000">
        <w:rPr>
          <w:b w:val="1"/>
          <w:bCs w:val="1"/>
          <w:i w:val="1"/>
          <w:iCs w:val="1"/>
          <w:color w:val="1f2328"/>
          <w:sz w:val="28"/>
          <w:szCs w:val="28"/>
          <w:rtl w:val="0"/>
        </w:rPr>
        <w:t xml:space="preserve">2</w:t>
      </w:r>
      <w:r w:rsidDel="00000000" w:rsidR="00000000" w:rsidRPr="00000000">
        <w:rPr>
          <w:color w:val="1f2328"/>
          <w:sz w:val="28"/>
          <w:szCs w:val="28"/>
          <w:rtl w:val="0"/>
        </w:rPr>
        <w:t xml:space="preserve">.</w:t>
      </w:r>
    </w:p>
    <w:p w:rsidR="00000000" w:rsidDel="00000000" w:rsidP="00000000" w:rsidRDefault="00000000" w:rsidRPr="00000000" w14:paraId="0000005C">
      <w:pPr>
        <w:numPr>
          <w:ilvl w:val="0"/>
          <w:numId w:val="7"/>
        </w:numPr>
        <w:shd w:fill="ffffff" w:val="clear"/>
        <w:spacing w:after="300" w:before="0" w:line="276" w:lineRule="auto"/>
        <w:ind w:left="720" w:right="-990" w:hanging="360"/>
        <w:jc w:val="both"/>
        <w:rPr>
          <w:sz w:val="28"/>
          <w:szCs w:val="28"/>
        </w:rPr>
      </w:pPr>
      <w:r w:rsidDel="00000000" w:rsidR="00000000" w:rsidRPr="00000000">
        <w:rPr>
          <w:color w:val="1f2328"/>
          <w:sz w:val="28"/>
          <w:szCs w:val="28"/>
          <w:rtl w:val="0"/>
        </w:rPr>
        <w:t xml:space="preserve">In the Advanced group (you may need to scroll down to locate it), in the Summarize By dropdown list, select </w:t>
      </w:r>
      <w:r w:rsidDel="00000000" w:rsidR="00000000" w:rsidRPr="00000000">
        <w:rPr>
          <w:b w:val="1"/>
          <w:bCs w:val="1"/>
          <w:color w:val="1f2328"/>
          <w:sz w:val="28"/>
          <w:szCs w:val="28"/>
          <w:rtl w:val="0"/>
        </w:rPr>
        <w:t xml:space="preserve">Average</w:t>
      </w:r>
      <w:r w:rsidDel="00000000" w:rsidR="00000000" w:rsidRPr="00000000">
        <w:rPr>
          <w:color w:val="1f2328"/>
          <w:sz w:val="28"/>
          <w:szCs w:val="28"/>
          <w:rtl w:val="0"/>
        </w:rPr>
        <w:t xml:space="preserve">.</w:t>
        <w:br w:type="textWrapping"/>
      </w:r>
      <w:r w:rsidDel="00000000" w:rsidR="00000000" w:rsidRPr="00000000">
        <w:rPr>
          <w:color w:val="1f2328"/>
          <w:rtl w:val="0"/>
        </w:rPr>
        <w:br w:type="textWrapping"/>
      </w:r>
      <w:r w:rsidDel="00000000" w:rsidR="00000000" w:rsidRPr="00000000">
        <w:rPr>
          <w:i w:val="1"/>
          <w:iCs w:val="1"/>
          <w:color w:val="59636e"/>
          <w:rtl w:val="0"/>
        </w:rPr>
        <w:t xml:space="preserve">By default, numeric columns will summarize by summing values together. This default behavior isn't suitable for a column like Unit Price, which represents a rate. Setting the default summarization to average will produce a meaningful result.</w:t>
      </w:r>
    </w:p>
    <w:p w:rsidR="00000000" w:rsidDel="00000000" w:rsidP="00000000" w:rsidRDefault="00000000" w:rsidRPr="00000000" w14:paraId="0000005D">
      <w:pPr>
        <w:pStyle w:val="Heading2"/>
        <w:keepNext w:val="0"/>
        <w:keepLines w:val="0"/>
        <w:pBdr>
          <w:bottom w:color="auto" w:space="5" w:sz="0" w:val="none"/>
        </w:pBdr>
        <w:shd w:fill="ffffff" w:val="clear"/>
        <w:spacing w:after="300" w:before="0" w:line="276" w:lineRule="auto"/>
        <w:ind w:right="-990"/>
        <w:jc w:val="both"/>
        <w:rPr>
          <w:b w:val="1"/>
          <w:bCs w:val="1"/>
          <w:color w:val="1f2328"/>
          <w:sz w:val="34"/>
          <w:szCs w:val="34"/>
        </w:rPr>
      </w:pPr>
      <w:bookmarkStart w:colFirst="0" w:colLast="0" w:name="_bubcfp535tr5" w:id="9"/>
      <w:bookmarkEnd w:id="9"/>
      <w:r w:rsidDel="00000000" w:rsidR="00000000" w:rsidRPr="00000000">
        <w:rPr>
          <w:b w:val="1"/>
          <w:bCs w:val="1"/>
          <w:color w:val="1f2328"/>
          <w:sz w:val="34"/>
          <w:szCs w:val="34"/>
          <w:rtl w:val="0"/>
        </w:rPr>
        <w:t xml:space="preserve">Bulk update properties</w:t>
      </w:r>
    </w:p>
    <w:p w:rsidR="00000000" w:rsidDel="00000000" w:rsidP="00000000" w:rsidRDefault="00000000" w:rsidRPr="00000000" w14:paraId="0000005E">
      <w:pPr>
        <w:shd w:fill="ffffff" w:val="clear"/>
        <w:spacing w:after="300" w:before="0" w:line="276" w:lineRule="auto"/>
        <w:ind w:right="-990"/>
        <w:jc w:val="both"/>
        <w:rPr>
          <w:color w:val="1f2328"/>
          <w:sz w:val="28"/>
          <w:szCs w:val="28"/>
        </w:rPr>
      </w:pPr>
      <w:r w:rsidDel="00000000" w:rsidR="00000000" w:rsidRPr="00000000">
        <w:rPr>
          <w:color w:val="1f2328"/>
          <w:sz w:val="28"/>
          <w:szCs w:val="28"/>
          <w:rtl w:val="0"/>
        </w:rPr>
        <w:t xml:space="preserve">In this task, you'll update </w:t>
      </w:r>
      <w:r w:rsidDel="00000000" w:rsidR="00000000" w:rsidRPr="00000000">
        <w:rPr>
          <w:color w:val="980000"/>
          <w:sz w:val="28"/>
          <w:szCs w:val="28"/>
          <w:rtl w:val="0"/>
        </w:rPr>
        <w:t xml:space="preserve">multiple columns using single bulk updates</w:t>
      </w:r>
      <w:r w:rsidDel="00000000" w:rsidR="00000000" w:rsidRPr="00000000">
        <w:rPr>
          <w:color w:val="1f2328"/>
          <w:sz w:val="28"/>
          <w:szCs w:val="28"/>
          <w:rtl w:val="0"/>
        </w:rPr>
        <w:t xml:space="preserve">. You'll use this approach to hide columns, and format column values.</w:t>
      </w:r>
    </w:p>
    <w:p w:rsidR="00000000" w:rsidDel="00000000" w:rsidP="00000000" w:rsidRDefault="00000000" w:rsidRPr="00000000" w14:paraId="0000005F">
      <w:pPr>
        <w:numPr>
          <w:ilvl w:val="0"/>
          <w:numId w:val="11"/>
        </w:numPr>
        <w:shd w:fill="ffffff" w:val="clear"/>
        <w:spacing w:after="300" w:before="0" w:line="276" w:lineRule="auto"/>
        <w:ind w:left="720" w:right="-990" w:hanging="360"/>
        <w:jc w:val="both"/>
        <w:rPr>
          <w:sz w:val="28"/>
          <w:szCs w:val="28"/>
        </w:rPr>
      </w:pPr>
      <w:r w:rsidDel="00000000" w:rsidR="00000000" w:rsidRPr="00000000">
        <w:rPr>
          <w:color w:val="1f2328"/>
          <w:sz w:val="28"/>
          <w:szCs w:val="28"/>
          <w:rtl w:val="0"/>
        </w:rPr>
        <w:t xml:space="preserve">In the </w:t>
      </w:r>
      <w:r w:rsidDel="00000000" w:rsidR="00000000" w:rsidRPr="00000000">
        <w:rPr>
          <w:b w:val="1"/>
          <w:bCs w:val="1"/>
          <w:color w:val="1f2328"/>
          <w:sz w:val="28"/>
          <w:szCs w:val="28"/>
          <w:rtl w:val="0"/>
        </w:rPr>
        <w:t xml:space="preserve">Data pane</w:t>
      </w:r>
      <w:r w:rsidDel="00000000" w:rsidR="00000000" w:rsidRPr="00000000">
        <w:rPr>
          <w:color w:val="1f2328"/>
          <w:sz w:val="28"/>
          <w:szCs w:val="28"/>
          <w:rtl w:val="0"/>
        </w:rPr>
        <w:t xml:space="preserve"> (or model diagram), select the </w:t>
      </w:r>
      <w:r w:rsidDel="00000000" w:rsidR="00000000" w:rsidRPr="00000000">
        <w:rPr>
          <w:color w:val="1f2328"/>
          <w:sz w:val="28"/>
          <w:szCs w:val="28"/>
          <w:u w:val="single"/>
          <w:rtl w:val="0"/>
        </w:rPr>
        <w:t xml:space="preserve">Product | ProductKey column.</w:t>
      </w:r>
    </w:p>
    <w:p w:rsidR="00000000" w:rsidDel="00000000" w:rsidP="00000000" w:rsidRDefault="00000000" w:rsidRPr="00000000" w14:paraId="00000060">
      <w:pPr>
        <w:numPr>
          <w:ilvl w:val="0"/>
          <w:numId w:val="11"/>
        </w:numPr>
        <w:shd w:fill="ffffff" w:val="clear"/>
        <w:spacing w:after="0" w:before="0" w:line="276" w:lineRule="auto"/>
        <w:ind w:left="720" w:right="-990" w:hanging="360"/>
        <w:jc w:val="both"/>
        <w:rPr>
          <w:sz w:val="28"/>
          <w:szCs w:val="28"/>
        </w:rPr>
      </w:pPr>
      <w:r w:rsidDel="00000000" w:rsidR="00000000" w:rsidRPr="00000000">
        <w:rPr>
          <w:color w:val="1f2328"/>
          <w:sz w:val="28"/>
          <w:szCs w:val="28"/>
          <w:rtl w:val="0"/>
        </w:rPr>
        <w:t xml:space="preserve">While pressing the </w:t>
      </w:r>
      <w:r w:rsidDel="00000000" w:rsidR="00000000" w:rsidRPr="00000000">
        <w:rPr>
          <w:b w:val="1"/>
          <w:bCs w:val="1"/>
          <w:color w:val="1f2328"/>
          <w:sz w:val="28"/>
          <w:szCs w:val="28"/>
          <w:rtl w:val="0"/>
        </w:rPr>
        <w:t xml:space="preserve">Ctrl key</w:t>
      </w:r>
      <w:r w:rsidDel="00000000" w:rsidR="00000000" w:rsidRPr="00000000">
        <w:rPr>
          <w:color w:val="1f2328"/>
          <w:sz w:val="28"/>
          <w:szCs w:val="28"/>
          <w:rtl w:val="0"/>
        </w:rPr>
        <w:t xml:space="preserve">, select the following 13 columns (spanning multiple tables):</w:t>
      </w:r>
    </w:p>
    <w:p w:rsidR="00000000" w:rsidDel="00000000" w:rsidP="00000000" w:rsidRDefault="00000000" w:rsidRPr="00000000" w14:paraId="00000061">
      <w:pPr>
        <w:numPr>
          <w:ilvl w:val="1"/>
          <w:numId w:val="11"/>
        </w:numPr>
        <w:spacing w:after="0" w:before="0" w:line="276" w:lineRule="auto"/>
        <w:ind w:left="1440" w:right="-990" w:hanging="360"/>
        <w:jc w:val="both"/>
        <w:rPr>
          <w:sz w:val="28"/>
          <w:szCs w:val="28"/>
        </w:rPr>
      </w:pPr>
      <w:r w:rsidDel="00000000" w:rsidR="00000000" w:rsidRPr="00000000">
        <w:rPr>
          <w:color w:val="1f2328"/>
          <w:sz w:val="28"/>
          <w:szCs w:val="28"/>
          <w:rtl w:val="0"/>
        </w:rPr>
        <w:t xml:space="preserve">Region | SalesTerritoryKey</w:t>
      </w:r>
    </w:p>
    <w:p w:rsidR="00000000" w:rsidDel="00000000" w:rsidP="00000000" w:rsidRDefault="00000000" w:rsidRPr="00000000" w14:paraId="00000062">
      <w:pPr>
        <w:numPr>
          <w:ilvl w:val="1"/>
          <w:numId w:val="11"/>
        </w:numPr>
        <w:spacing w:after="0" w:before="0" w:line="276" w:lineRule="auto"/>
        <w:ind w:left="1440" w:right="-990" w:hanging="360"/>
        <w:jc w:val="both"/>
        <w:rPr>
          <w:sz w:val="28"/>
          <w:szCs w:val="28"/>
        </w:rPr>
      </w:pPr>
      <w:r w:rsidDel="00000000" w:rsidR="00000000" w:rsidRPr="00000000">
        <w:rPr>
          <w:color w:val="1f2328"/>
          <w:sz w:val="28"/>
          <w:szCs w:val="28"/>
          <w:rtl w:val="0"/>
        </w:rPr>
        <w:t xml:space="preserve">Reseller | ResellerKey</w:t>
      </w:r>
    </w:p>
    <w:p w:rsidR="00000000" w:rsidDel="00000000" w:rsidP="00000000" w:rsidRDefault="00000000" w:rsidRPr="00000000" w14:paraId="00000063">
      <w:pPr>
        <w:numPr>
          <w:ilvl w:val="1"/>
          <w:numId w:val="11"/>
        </w:numPr>
        <w:spacing w:after="0" w:before="0" w:line="276" w:lineRule="auto"/>
        <w:ind w:left="1440" w:right="-990" w:hanging="360"/>
        <w:jc w:val="both"/>
        <w:rPr>
          <w:sz w:val="28"/>
          <w:szCs w:val="28"/>
        </w:rPr>
      </w:pPr>
      <w:r w:rsidDel="00000000" w:rsidR="00000000" w:rsidRPr="00000000">
        <w:rPr>
          <w:color w:val="1f2328"/>
          <w:sz w:val="28"/>
          <w:szCs w:val="28"/>
          <w:rtl w:val="0"/>
        </w:rPr>
        <w:t xml:space="preserve">Sales | EmployeeKey</w:t>
      </w:r>
    </w:p>
    <w:p w:rsidR="00000000" w:rsidDel="00000000" w:rsidP="00000000" w:rsidRDefault="00000000" w:rsidRPr="00000000" w14:paraId="00000064">
      <w:pPr>
        <w:numPr>
          <w:ilvl w:val="1"/>
          <w:numId w:val="11"/>
        </w:numPr>
        <w:spacing w:after="0" w:before="0" w:line="276" w:lineRule="auto"/>
        <w:ind w:left="1440" w:right="-990" w:hanging="360"/>
        <w:jc w:val="both"/>
        <w:rPr>
          <w:sz w:val="28"/>
          <w:szCs w:val="28"/>
        </w:rPr>
      </w:pPr>
      <w:r w:rsidDel="00000000" w:rsidR="00000000" w:rsidRPr="00000000">
        <w:rPr>
          <w:color w:val="1f2328"/>
          <w:sz w:val="28"/>
          <w:szCs w:val="28"/>
          <w:rtl w:val="0"/>
        </w:rPr>
        <w:t xml:space="preserve">Sales | ProductKey</w:t>
      </w:r>
    </w:p>
    <w:p w:rsidR="00000000" w:rsidDel="00000000" w:rsidP="00000000" w:rsidRDefault="00000000" w:rsidRPr="00000000" w14:paraId="00000065">
      <w:pPr>
        <w:numPr>
          <w:ilvl w:val="1"/>
          <w:numId w:val="11"/>
        </w:numPr>
        <w:spacing w:after="0" w:before="0" w:line="276" w:lineRule="auto"/>
        <w:ind w:left="1440" w:right="-990" w:hanging="360"/>
        <w:jc w:val="both"/>
        <w:rPr>
          <w:sz w:val="28"/>
          <w:szCs w:val="28"/>
        </w:rPr>
      </w:pPr>
      <w:r w:rsidDel="00000000" w:rsidR="00000000" w:rsidRPr="00000000">
        <w:rPr>
          <w:color w:val="1f2328"/>
          <w:sz w:val="28"/>
          <w:szCs w:val="28"/>
          <w:rtl w:val="0"/>
        </w:rPr>
        <w:t xml:space="preserve">Sales | ResellerKey</w:t>
      </w:r>
    </w:p>
    <w:p w:rsidR="00000000" w:rsidDel="00000000" w:rsidP="00000000" w:rsidRDefault="00000000" w:rsidRPr="00000000" w14:paraId="00000066">
      <w:pPr>
        <w:numPr>
          <w:ilvl w:val="1"/>
          <w:numId w:val="11"/>
        </w:numPr>
        <w:spacing w:after="0" w:before="0" w:line="276" w:lineRule="auto"/>
        <w:ind w:left="1440" w:right="-990" w:hanging="360"/>
        <w:jc w:val="both"/>
        <w:rPr>
          <w:sz w:val="28"/>
          <w:szCs w:val="28"/>
        </w:rPr>
      </w:pPr>
      <w:r w:rsidDel="00000000" w:rsidR="00000000" w:rsidRPr="00000000">
        <w:rPr>
          <w:color w:val="1f2328"/>
          <w:sz w:val="28"/>
          <w:szCs w:val="28"/>
          <w:rtl w:val="0"/>
        </w:rPr>
        <w:t xml:space="preserve">Sales | SalesOrderNumber</w:t>
      </w:r>
    </w:p>
    <w:p w:rsidR="00000000" w:rsidDel="00000000" w:rsidP="00000000" w:rsidRDefault="00000000" w:rsidRPr="00000000" w14:paraId="00000067">
      <w:pPr>
        <w:numPr>
          <w:ilvl w:val="1"/>
          <w:numId w:val="11"/>
        </w:numPr>
        <w:spacing w:after="0" w:before="0" w:line="276" w:lineRule="auto"/>
        <w:ind w:left="1440" w:right="-990" w:hanging="360"/>
        <w:jc w:val="both"/>
        <w:rPr>
          <w:sz w:val="28"/>
          <w:szCs w:val="28"/>
        </w:rPr>
      </w:pPr>
      <w:r w:rsidDel="00000000" w:rsidR="00000000" w:rsidRPr="00000000">
        <w:rPr>
          <w:color w:val="1f2328"/>
          <w:sz w:val="28"/>
          <w:szCs w:val="28"/>
          <w:rtl w:val="0"/>
        </w:rPr>
        <w:t xml:space="preserve">Sales | SalesTerritoryKey</w:t>
      </w:r>
    </w:p>
    <w:p w:rsidR="00000000" w:rsidDel="00000000" w:rsidP="00000000" w:rsidRDefault="00000000" w:rsidRPr="00000000" w14:paraId="00000068">
      <w:pPr>
        <w:numPr>
          <w:ilvl w:val="1"/>
          <w:numId w:val="11"/>
        </w:numPr>
        <w:spacing w:after="0" w:before="0" w:line="276" w:lineRule="auto"/>
        <w:ind w:left="1440" w:right="-990" w:hanging="360"/>
        <w:jc w:val="both"/>
        <w:rPr>
          <w:sz w:val="28"/>
          <w:szCs w:val="28"/>
        </w:rPr>
      </w:pPr>
      <w:r w:rsidDel="00000000" w:rsidR="00000000" w:rsidRPr="00000000">
        <w:rPr>
          <w:color w:val="1f2328"/>
          <w:sz w:val="28"/>
          <w:szCs w:val="28"/>
          <w:rtl w:val="0"/>
        </w:rPr>
        <w:t xml:space="preserve">Salesperson | EmployeeID</w:t>
      </w:r>
    </w:p>
    <w:p w:rsidR="00000000" w:rsidDel="00000000" w:rsidP="00000000" w:rsidRDefault="00000000" w:rsidRPr="00000000" w14:paraId="00000069">
      <w:pPr>
        <w:numPr>
          <w:ilvl w:val="1"/>
          <w:numId w:val="11"/>
        </w:numPr>
        <w:spacing w:after="0" w:before="0" w:line="276" w:lineRule="auto"/>
        <w:ind w:left="1440" w:right="-990" w:hanging="360"/>
        <w:jc w:val="both"/>
        <w:rPr>
          <w:sz w:val="28"/>
          <w:szCs w:val="28"/>
        </w:rPr>
      </w:pPr>
      <w:r w:rsidDel="00000000" w:rsidR="00000000" w:rsidRPr="00000000">
        <w:rPr>
          <w:color w:val="1f2328"/>
          <w:sz w:val="28"/>
          <w:szCs w:val="28"/>
          <w:rtl w:val="0"/>
        </w:rPr>
        <w:t xml:space="preserve">Salesperson | EmployeeKey</w:t>
      </w:r>
    </w:p>
    <w:p w:rsidR="00000000" w:rsidDel="00000000" w:rsidP="00000000" w:rsidRDefault="00000000" w:rsidRPr="00000000" w14:paraId="0000006A">
      <w:pPr>
        <w:numPr>
          <w:ilvl w:val="1"/>
          <w:numId w:val="11"/>
        </w:numPr>
        <w:spacing w:after="0" w:before="0" w:line="276" w:lineRule="auto"/>
        <w:ind w:left="1440" w:right="-990" w:hanging="360"/>
        <w:jc w:val="both"/>
        <w:rPr>
          <w:sz w:val="28"/>
          <w:szCs w:val="28"/>
        </w:rPr>
      </w:pPr>
      <w:r w:rsidDel="00000000" w:rsidR="00000000" w:rsidRPr="00000000">
        <w:rPr>
          <w:color w:val="1f2328"/>
          <w:sz w:val="28"/>
          <w:szCs w:val="28"/>
          <w:rtl w:val="0"/>
        </w:rPr>
        <w:t xml:space="preserve">Salesperson | UPN</w:t>
      </w:r>
    </w:p>
    <w:p w:rsidR="00000000" w:rsidDel="00000000" w:rsidP="00000000" w:rsidRDefault="00000000" w:rsidRPr="00000000" w14:paraId="0000006B">
      <w:pPr>
        <w:numPr>
          <w:ilvl w:val="1"/>
          <w:numId w:val="11"/>
        </w:numPr>
        <w:spacing w:after="0" w:before="0" w:line="276" w:lineRule="auto"/>
        <w:ind w:left="1440" w:right="-990" w:hanging="360"/>
        <w:jc w:val="both"/>
        <w:rPr>
          <w:sz w:val="28"/>
          <w:szCs w:val="28"/>
        </w:rPr>
      </w:pPr>
      <w:r w:rsidDel="00000000" w:rsidR="00000000" w:rsidRPr="00000000">
        <w:rPr>
          <w:color w:val="1f2328"/>
          <w:sz w:val="28"/>
          <w:szCs w:val="28"/>
          <w:rtl w:val="0"/>
        </w:rPr>
        <w:t xml:space="preserve">SalespersonRegion | EmployeeKey</w:t>
      </w:r>
    </w:p>
    <w:p w:rsidR="00000000" w:rsidDel="00000000" w:rsidP="00000000" w:rsidRDefault="00000000" w:rsidRPr="00000000" w14:paraId="0000006C">
      <w:pPr>
        <w:numPr>
          <w:ilvl w:val="1"/>
          <w:numId w:val="11"/>
        </w:numPr>
        <w:spacing w:after="0" w:before="0" w:line="276" w:lineRule="auto"/>
        <w:ind w:left="1440" w:right="-990" w:hanging="360"/>
        <w:jc w:val="both"/>
        <w:rPr>
          <w:sz w:val="28"/>
          <w:szCs w:val="28"/>
        </w:rPr>
      </w:pPr>
      <w:r w:rsidDel="00000000" w:rsidR="00000000" w:rsidRPr="00000000">
        <w:rPr>
          <w:color w:val="1f2328"/>
          <w:sz w:val="28"/>
          <w:szCs w:val="28"/>
          <w:rtl w:val="0"/>
        </w:rPr>
        <w:t xml:space="preserve">SalespersonRegion | SalesTerritoryKey</w:t>
      </w:r>
    </w:p>
    <w:p w:rsidR="00000000" w:rsidDel="00000000" w:rsidP="00000000" w:rsidRDefault="00000000" w:rsidRPr="00000000" w14:paraId="0000006D">
      <w:pPr>
        <w:numPr>
          <w:ilvl w:val="1"/>
          <w:numId w:val="11"/>
        </w:numPr>
        <w:spacing w:after="0" w:before="0" w:line="276" w:lineRule="auto"/>
        <w:ind w:left="1440" w:right="-990" w:hanging="360"/>
        <w:jc w:val="both"/>
        <w:rPr>
          <w:sz w:val="28"/>
          <w:szCs w:val="28"/>
        </w:rPr>
      </w:pPr>
      <w:r w:rsidDel="00000000" w:rsidR="00000000" w:rsidRPr="00000000">
        <w:rPr>
          <w:color w:val="1f2328"/>
          <w:sz w:val="28"/>
          <w:szCs w:val="28"/>
          <w:rtl w:val="0"/>
        </w:rPr>
        <w:t xml:space="preserve">Targets | EmployeeID</w:t>
        <w:br w:type="textWrapping"/>
      </w:r>
    </w:p>
    <w:p w:rsidR="00000000" w:rsidDel="00000000" w:rsidP="00000000" w:rsidRDefault="00000000" w:rsidRPr="00000000" w14:paraId="0000006E">
      <w:pPr>
        <w:numPr>
          <w:ilvl w:val="0"/>
          <w:numId w:val="11"/>
        </w:numPr>
        <w:shd w:fill="ffffff" w:val="clear"/>
        <w:spacing w:after="300" w:before="0" w:line="276" w:lineRule="auto"/>
        <w:ind w:left="720" w:right="-990" w:hanging="360"/>
        <w:jc w:val="both"/>
        <w:rPr>
          <w:sz w:val="28"/>
          <w:szCs w:val="28"/>
        </w:rPr>
      </w:pPr>
      <w:r w:rsidDel="00000000" w:rsidR="00000000" w:rsidRPr="00000000">
        <w:rPr>
          <w:color w:val="1f2328"/>
          <w:sz w:val="28"/>
          <w:szCs w:val="28"/>
          <w:rtl w:val="0"/>
        </w:rPr>
        <w:t xml:space="preserve">In the Properties pane, set the</w:t>
      </w:r>
      <w:r w:rsidDel="00000000" w:rsidR="00000000" w:rsidRPr="00000000">
        <w:rPr>
          <w:color w:val="980000"/>
          <w:sz w:val="28"/>
          <w:szCs w:val="28"/>
          <w:rtl w:val="0"/>
        </w:rPr>
        <w:t xml:space="preserve"> Is Hidden property</w:t>
      </w:r>
      <w:r w:rsidDel="00000000" w:rsidR="00000000" w:rsidRPr="00000000">
        <w:rPr>
          <w:color w:val="1f2328"/>
          <w:sz w:val="28"/>
          <w:szCs w:val="28"/>
          <w:rtl w:val="0"/>
        </w:rPr>
        <w:t xml:space="preserve"> to </w:t>
      </w:r>
      <w:r w:rsidDel="00000000" w:rsidR="00000000" w:rsidRPr="00000000">
        <w:rPr>
          <w:b w:val="1"/>
          <w:bCs w:val="1"/>
          <w:i w:val="1"/>
          <w:iCs w:val="1"/>
          <w:color w:val="1f2328"/>
          <w:sz w:val="28"/>
          <w:szCs w:val="28"/>
          <w:rtl w:val="0"/>
        </w:rPr>
        <w:t xml:space="preserve">Yes</w:t>
      </w:r>
      <w:r w:rsidDel="00000000" w:rsidR="00000000" w:rsidRPr="00000000">
        <w:rPr>
          <w:color w:val="1f2328"/>
          <w:sz w:val="28"/>
          <w:szCs w:val="28"/>
          <w:rtl w:val="0"/>
        </w:rPr>
        <w:t xml:space="preserve">.</w:t>
        <w:br w:type="textWrapping"/>
      </w:r>
      <w:r w:rsidDel="00000000" w:rsidR="00000000" w:rsidRPr="00000000">
        <w:rPr>
          <w:i w:val="1"/>
          <w:iCs w:val="1"/>
          <w:color w:val="59636e"/>
          <w:rtl w:val="0"/>
        </w:rPr>
        <w:t xml:space="preserve">The columns were hidden because they're either used by relationships or will be used in row-level security configuration or calculation logic.</w:t>
        <w:br w:type="textWrapping"/>
        <w:t xml:space="preserve">You'll use the</w:t>
      </w:r>
      <w:r w:rsidDel="00000000" w:rsidR="00000000" w:rsidRPr="00000000">
        <w:rPr>
          <w:b w:val="1"/>
          <w:bCs w:val="1"/>
          <w:i w:val="1"/>
          <w:iCs w:val="1"/>
          <w:color w:val="59636e"/>
          <w:rtl w:val="0"/>
        </w:rPr>
        <w:t xml:space="preserve"> SalesOrderNumber</w:t>
      </w:r>
      <w:r w:rsidDel="00000000" w:rsidR="00000000" w:rsidRPr="00000000">
        <w:rPr>
          <w:i w:val="1"/>
          <w:iCs w:val="1"/>
          <w:color w:val="59636e"/>
          <w:rtl w:val="0"/>
        </w:rPr>
        <w:t xml:space="preserve"> column in a calculation in the Create DAX Calculations in Power BI Desktop lab.</w:t>
      </w:r>
    </w:p>
    <w:p w:rsidR="00000000" w:rsidDel="00000000" w:rsidP="00000000" w:rsidRDefault="00000000" w:rsidRPr="00000000" w14:paraId="0000006F">
      <w:pPr>
        <w:numPr>
          <w:ilvl w:val="0"/>
          <w:numId w:val="11"/>
        </w:numPr>
        <w:shd w:fill="ffffff" w:val="clear"/>
        <w:spacing w:after="0" w:before="0" w:line="276" w:lineRule="auto"/>
        <w:ind w:left="720" w:right="-990" w:hanging="360"/>
        <w:jc w:val="both"/>
        <w:rPr>
          <w:sz w:val="28"/>
          <w:szCs w:val="28"/>
        </w:rPr>
      </w:pPr>
      <w:r w:rsidDel="00000000" w:rsidR="00000000" w:rsidRPr="00000000">
        <w:rPr>
          <w:color w:val="1f2328"/>
          <w:sz w:val="28"/>
          <w:szCs w:val="28"/>
          <w:rtl w:val="0"/>
        </w:rPr>
        <w:t xml:space="preserve">Multi-select the following three columns:</w:t>
      </w:r>
    </w:p>
    <w:p w:rsidR="00000000" w:rsidDel="00000000" w:rsidP="00000000" w:rsidRDefault="00000000" w:rsidRPr="00000000" w14:paraId="00000070">
      <w:pPr>
        <w:numPr>
          <w:ilvl w:val="1"/>
          <w:numId w:val="11"/>
        </w:numPr>
        <w:spacing w:after="0" w:before="0" w:line="276" w:lineRule="auto"/>
        <w:ind w:left="1440" w:right="-990" w:hanging="360"/>
        <w:jc w:val="both"/>
        <w:rPr>
          <w:sz w:val="28"/>
          <w:szCs w:val="28"/>
        </w:rPr>
      </w:pPr>
      <w:r w:rsidDel="00000000" w:rsidR="00000000" w:rsidRPr="00000000">
        <w:rPr>
          <w:color w:val="1f2328"/>
          <w:sz w:val="28"/>
          <w:szCs w:val="28"/>
          <w:rtl w:val="0"/>
        </w:rPr>
        <w:t xml:space="preserve">Product | Standard Cost</w:t>
      </w:r>
    </w:p>
    <w:p w:rsidR="00000000" w:rsidDel="00000000" w:rsidP="00000000" w:rsidRDefault="00000000" w:rsidRPr="00000000" w14:paraId="00000071">
      <w:pPr>
        <w:numPr>
          <w:ilvl w:val="1"/>
          <w:numId w:val="11"/>
        </w:numPr>
        <w:spacing w:after="0" w:before="0" w:line="276" w:lineRule="auto"/>
        <w:ind w:left="1440" w:right="-990" w:hanging="360"/>
        <w:jc w:val="both"/>
        <w:rPr>
          <w:sz w:val="28"/>
          <w:szCs w:val="28"/>
        </w:rPr>
      </w:pPr>
      <w:r w:rsidDel="00000000" w:rsidR="00000000" w:rsidRPr="00000000">
        <w:rPr>
          <w:color w:val="1f2328"/>
          <w:sz w:val="28"/>
          <w:szCs w:val="28"/>
          <w:rtl w:val="0"/>
        </w:rPr>
        <w:t xml:space="preserve">Sales | Cost</w:t>
      </w:r>
    </w:p>
    <w:p w:rsidR="00000000" w:rsidDel="00000000" w:rsidP="00000000" w:rsidRDefault="00000000" w:rsidRPr="00000000" w14:paraId="00000072">
      <w:pPr>
        <w:numPr>
          <w:ilvl w:val="1"/>
          <w:numId w:val="11"/>
        </w:numPr>
        <w:spacing w:after="0" w:before="0" w:line="276" w:lineRule="auto"/>
        <w:ind w:left="1440" w:right="-990" w:hanging="360"/>
        <w:jc w:val="both"/>
        <w:rPr>
          <w:sz w:val="28"/>
          <w:szCs w:val="28"/>
        </w:rPr>
      </w:pPr>
      <w:r w:rsidDel="00000000" w:rsidR="00000000" w:rsidRPr="00000000">
        <w:rPr>
          <w:color w:val="1f2328"/>
          <w:sz w:val="28"/>
          <w:szCs w:val="28"/>
          <w:rtl w:val="0"/>
        </w:rPr>
        <w:t xml:space="preserve">Sales | Sales</w:t>
        <w:br w:type="textWrapping"/>
      </w:r>
    </w:p>
    <w:p w:rsidR="00000000" w:rsidDel="00000000" w:rsidP="00000000" w:rsidRDefault="00000000" w:rsidRPr="00000000" w14:paraId="00000073">
      <w:pPr>
        <w:numPr>
          <w:ilvl w:val="0"/>
          <w:numId w:val="11"/>
        </w:numPr>
        <w:shd w:fill="ffffff" w:val="clear"/>
        <w:spacing w:after="300" w:before="0" w:line="276" w:lineRule="auto"/>
        <w:ind w:left="720" w:right="-990" w:hanging="360"/>
        <w:jc w:val="both"/>
        <w:rPr>
          <w:sz w:val="28"/>
          <w:szCs w:val="28"/>
        </w:rPr>
      </w:pPr>
      <w:r w:rsidDel="00000000" w:rsidR="00000000" w:rsidRPr="00000000">
        <w:rPr>
          <w:color w:val="1f2328"/>
          <w:sz w:val="28"/>
          <w:szCs w:val="28"/>
          <w:rtl w:val="0"/>
        </w:rPr>
        <w:t xml:space="preserve">In the</w:t>
      </w:r>
      <w:r w:rsidDel="00000000" w:rsidR="00000000" w:rsidRPr="00000000">
        <w:rPr>
          <w:b w:val="1"/>
          <w:bCs w:val="1"/>
          <w:color w:val="1f2328"/>
          <w:sz w:val="28"/>
          <w:szCs w:val="28"/>
          <w:rtl w:val="0"/>
        </w:rPr>
        <w:t xml:space="preserve"> Properties pane,</w:t>
      </w:r>
      <w:r w:rsidDel="00000000" w:rsidR="00000000" w:rsidRPr="00000000">
        <w:rPr>
          <w:color w:val="1f2328"/>
          <w:sz w:val="28"/>
          <w:szCs w:val="28"/>
          <w:rtl w:val="0"/>
        </w:rPr>
        <w:t xml:space="preserve"> from inside the Formatting section, set the </w:t>
      </w:r>
      <w:r w:rsidDel="00000000" w:rsidR="00000000" w:rsidRPr="00000000">
        <w:rPr>
          <w:color w:val="980000"/>
          <w:sz w:val="28"/>
          <w:szCs w:val="28"/>
          <w:rtl w:val="0"/>
        </w:rPr>
        <w:t xml:space="preserve">Decimal Places property</w:t>
      </w:r>
      <w:r w:rsidDel="00000000" w:rsidR="00000000" w:rsidRPr="00000000">
        <w:rPr>
          <w:color w:val="1f2328"/>
          <w:sz w:val="28"/>
          <w:szCs w:val="28"/>
          <w:rtl w:val="0"/>
        </w:rPr>
        <w:t xml:space="preserve"> to </w:t>
      </w:r>
      <w:r w:rsidDel="00000000" w:rsidR="00000000" w:rsidRPr="00000000">
        <w:rPr>
          <w:b w:val="1"/>
          <w:bCs w:val="1"/>
          <w:i w:val="1"/>
          <w:iCs w:val="1"/>
          <w:color w:val="1f2328"/>
          <w:sz w:val="28"/>
          <w:szCs w:val="28"/>
          <w:rtl w:val="0"/>
        </w:rPr>
        <w:t xml:space="preserve">0</w:t>
      </w:r>
      <w:r w:rsidDel="00000000" w:rsidR="00000000" w:rsidRPr="00000000">
        <w:rPr>
          <w:b w:val="1"/>
          <w:bCs w:val="1"/>
          <w:color w:val="1f2328"/>
          <w:sz w:val="28"/>
          <w:szCs w:val="28"/>
          <w:rtl w:val="0"/>
        </w:rPr>
        <w:t xml:space="preserve"> </w:t>
      </w:r>
      <w:r w:rsidDel="00000000" w:rsidR="00000000" w:rsidRPr="00000000">
        <w:rPr>
          <w:color w:val="1f2328"/>
          <w:sz w:val="28"/>
          <w:szCs w:val="28"/>
          <w:rtl w:val="0"/>
        </w:rPr>
        <w:t xml:space="preserve">(zero).</w:t>
      </w:r>
    </w:p>
    <w:p w:rsidR="00000000" w:rsidDel="00000000" w:rsidP="00000000" w:rsidRDefault="00000000" w:rsidRPr="00000000" w14:paraId="00000074">
      <w:pPr>
        <w:pStyle w:val="Heading2"/>
        <w:keepNext w:val="0"/>
        <w:keepLines w:val="0"/>
        <w:pBdr>
          <w:bottom w:color="auto" w:space="5" w:sz="0" w:val="none"/>
        </w:pBdr>
        <w:shd w:fill="ffffff" w:val="clear"/>
        <w:spacing w:after="300" w:before="0" w:line="276" w:lineRule="auto"/>
        <w:ind w:right="-990"/>
        <w:jc w:val="both"/>
        <w:rPr>
          <w:b w:val="1"/>
          <w:bCs w:val="1"/>
          <w:color w:val="1f2328"/>
          <w:sz w:val="34"/>
          <w:szCs w:val="34"/>
        </w:rPr>
      </w:pPr>
      <w:bookmarkStart w:colFirst="0" w:colLast="0" w:name="_mb200we117eh" w:id="10"/>
      <w:bookmarkEnd w:id="10"/>
      <w:r w:rsidDel="00000000" w:rsidR="00000000" w:rsidRPr="00000000">
        <w:rPr>
          <w:b w:val="1"/>
          <w:bCs w:val="1"/>
          <w:color w:val="1f2328"/>
          <w:sz w:val="34"/>
          <w:szCs w:val="34"/>
          <w:rtl w:val="0"/>
        </w:rPr>
        <w:t xml:space="preserve">Explore the model interface</w:t>
      </w:r>
    </w:p>
    <w:p w:rsidR="00000000" w:rsidDel="00000000" w:rsidP="00000000" w:rsidRDefault="00000000" w:rsidRPr="00000000" w14:paraId="00000075">
      <w:pPr>
        <w:shd w:fill="ffffff" w:val="clear"/>
        <w:spacing w:after="300" w:before="0" w:line="276" w:lineRule="auto"/>
        <w:ind w:right="-990"/>
        <w:jc w:val="both"/>
        <w:rPr>
          <w:color w:val="1f2328"/>
          <w:sz w:val="28"/>
          <w:szCs w:val="28"/>
        </w:rPr>
      </w:pPr>
      <w:r w:rsidDel="00000000" w:rsidR="00000000" w:rsidRPr="00000000">
        <w:rPr>
          <w:color w:val="1f2328"/>
          <w:sz w:val="28"/>
          <w:szCs w:val="28"/>
          <w:rtl w:val="0"/>
        </w:rPr>
        <w:t xml:space="preserve">In this task you'll switch to </w:t>
      </w:r>
      <w:r w:rsidDel="00000000" w:rsidR="00000000" w:rsidRPr="00000000">
        <w:rPr>
          <w:b w:val="1"/>
          <w:bCs w:val="1"/>
          <w:color w:val="1f2328"/>
          <w:sz w:val="28"/>
          <w:szCs w:val="28"/>
          <w:rtl w:val="0"/>
        </w:rPr>
        <w:t xml:space="preserve">Report view,</w:t>
      </w:r>
      <w:r w:rsidDel="00000000" w:rsidR="00000000" w:rsidRPr="00000000">
        <w:rPr>
          <w:color w:val="1f2328"/>
          <w:sz w:val="28"/>
          <w:szCs w:val="28"/>
          <w:rtl w:val="0"/>
        </w:rPr>
        <w:t xml:space="preserve"> review the </w:t>
      </w:r>
      <w:r w:rsidDel="00000000" w:rsidR="00000000" w:rsidRPr="00000000">
        <w:rPr>
          <w:color w:val="1f2328"/>
          <w:sz w:val="28"/>
          <w:szCs w:val="28"/>
          <w:u w:val="single"/>
          <w:rtl w:val="0"/>
        </w:rPr>
        <w:t xml:space="preserve">data model interface</w:t>
      </w:r>
      <w:r w:rsidDel="00000000" w:rsidR="00000000" w:rsidRPr="00000000">
        <w:rPr>
          <w:color w:val="1f2328"/>
          <w:sz w:val="28"/>
          <w:szCs w:val="28"/>
          <w:rtl w:val="0"/>
        </w:rPr>
        <w:t xml:space="preserve">, and configure the</w:t>
      </w:r>
      <w:r w:rsidDel="00000000" w:rsidR="00000000" w:rsidRPr="00000000">
        <w:rPr>
          <w:b w:val="1"/>
          <w:bCs w:val="1"/>
          <w:color w:val="1f2328"/>
          <w:sz w:val="28"/>
          <w:szCs w:val="28"/>
          <w:rtl w:val="0"/>
        </w:rPr>
        <w:t xml:space="preserve"> auto date/time setting</w:t>
      </w:r>
      <w:r w:rsidDel="00000000" w:rsidR="00000000" w:rsidRPr="00000000">
        <w:rPr>
          <w:color w:val="1f2328"/>
          <w:sz w:val="28"/>
          <w:szCs w:val="28"/>
          <w:rtl w:val="0"/>
        </w:rPr>
        <w:t xml:space="preserve">.</w:t>
      </w:r>
    </w:p>
    <w:p w:rsidR="00000000" w:rsidDel="00000000" w:rsidP="00000000" w:rsidRDefault="00000000" w:rsidRPr="00000000" w14:paraId="00000076">
      <w:pPr>
        <w:numPr>
          <w:ilvl w:val="0"/>
          <w:numId w:val="8"/>
        </w:numPr>
        <w:shd w:fill="ffffff" w:val="clear"/>
        <w:spacing w:after="300" w:before="0" w:line="276" w:lineRule="auto"/>
        <w:ind w:left="720" w:right="-990" w:hanging="360"/>
        <w:jc w:val="both"/>
        <w:rPr>
          <w:sz w:val="28"/>
          <w:szCs w:val="28"/>
        </w:rPr>
      </w:pPr>
      <w:r w:rsidDel="00000000" w:rsidR="00000000" w:rsidRPr="00000000">
        <w:rPr>
          <w:color w:val="1f2328"/>
          <w:sz w:val="28"/>
          <w:szCs w:val="28"/>
          <w:rtl w:val="0"/>
        </w:rPr>
        <w:t xml:space="preserve">Switch to </w:t>
      </w:r>
      <w:r w:rsidDel="00000000" w:rsidR="00000000" w:rsidRPr="00000000">
        <w:rPr>
          <w:b w:val="1"/>
          <w:bCs w:val="1"/>
          <w:color w:val="1f2328"/>
          <w:sz w:val="28"/>
          <w:szCs w:val="28"/>
          <w:rtl w:val="0"/>
        </w:rPr>
        <w:t xml:space="preserve">Report view.</w:t>
      </w:r>
    </w:p>
    <w:p w:rsidR="00000000" w:rsidDel="00000000" w:rsidP="00000000" w:rsidRDefault="00000000" w:rsidRPr="00000000" w14:paraId="00000077">
      <w:pPr>
        <w:numPr>
          <w:ilvl w:val="0"/>
          <w:numId w:val="8"/>
        </w:numPr>
        <w:shd w:fill="ffffff" w:val="clear"/>
        <w:spacing w:after="300" w:before="0" w:line="276" w:lineRule="auto"/>
        <w:ind w:left="720" w:right="-990" w:hanging="360"/>
        <w:jc w:val="both"/>
        <w:rPr>
          <w:sz w:val="28"/>
          <w:szCs w:val="28"/>
        </w:rPr>
      </w:pPr>
      <w:r w:rsidDel="00000000" w:rsidR="00000000" w:rsidRPr="00000000">
        <w:rPr>
          <w:color w:val="1f2328"/>
          <w:sz w:val="28"/>
          <w:szCs w:val="28"/>
          <w:rtl w:val="0"/>
        </w:rPr>
        <w:t xml:space="preserve">In the</w:t>
      </w:r>
      <w:r w:rsidDel="00000000" w:rsidR="00000000" w:rsidRPr="00000000">
        <w:rPr>
          <w:b w:val="1"/>
          <w:bCs w:val="1"/>
          <w:color w:val="1f2328"/>
          <w:sz w:val="28"/>
          <w:szCs w:val="28"/>
          <w:rtl w:val="0"/>
        </w:rPr>
        <w:t xml:space="preserve"> Data pane</w:t>
      </w:r>
      <w:r w:rsidDel="00000000" w:rsidR="00000000" w:rsidRPr="00000000">
        <w:rPr>
          <w:color w:val="1f2328"/>
          <w:sz w:val="28"/>
          <w:szCs w:val="28"/>
          <w:rtl w:val="0"/>
        </w:rPr>
        <w:t xml:space="preserve">, notice the following:</w:t>
      </w:r>
    </w:p>
    <w:p w:rsidR="00000000" w:rsidDel="00000000" w:rsidP="00000000" w:rsidRDefault="00000000" w:rsidRPr="00000000" w14:paraId="00000078">
      <w:pPr>
        <w:numPr>
          <w:ilvl w:val="1"/>
          <w:numId w:val="8"/>
        </w:numPr>
        <w:spacing w:after="300" w:before="0" w:line="276" w:lineRule="auto"/>
        <w:ind w:left="1440" w:right="-990" w:hanging="360"/>
        <w:jc w:val="both"/>
        <w:rPr>
          <w:sz w:val="28"/>
          <w:szCs w:val="28"/>
        </w:rPr>
      </w:pPr>
      <w:r w:rsidDel="00000000" w:rsidR="00000000" w:rsidRPr="00000000">
        <w:rPr>
          <w:color w:val="1f2328"/>
          <w:sz w:val="28"/>
          <w:szCs w:val="28"/>
          <w:rtl w:val="0"/>
        </w:rPr>
        <w:t xml:space="preserve">Columns, hierarchies and their levels are fields, which can be used to configure report visuals.</w:t>
      </w:r>
    </w:p>
    <w:p w:rsidR="00000000" w:rsidDel="00000000" w:rsidP="00000000" w:rsidRDefault="00000000" w:rsidRPr="00000000" w14:paraId="00000079">
      <w:pPr>
        <w:numPr>
          <w:ilvl w:val="1"/>
          <w:numId w:val="8"/>
        </w:numPr>
        <w:spacing w:after="300" w:before="0" w:line="276" w:lineRule="auto"/>
        <w:ind w:left="1440" w:right="-990" w:hanging="360"/>
        <w:jc w:val="both"/>
        <w:rPr>
          <w:sz w:val="28"/>
          <w:szCs w:val="28"/>
        </w:rPr>
      </w:pPr>
      <w:r w:rsidDel="00000000" w:rsidR="00000000" w:rsidRPr="00000000">
        <w:rPr>
          <w:color w:val="1f2328"/>
          <w:sz w:val="28"/>
          <w:szCs w:val="28"/>
          <w:rtl w:val="0"/>
        </w:rPr>
        <w:t xml:space="preserve">Only fields relevant to report authoring are visible.</w:t>
      </w:r>
    </w:p>
    <w:p w:rsidR="00000000" w:rsidDel="00000000" w:rsidP="00000000" w:rsidRDefault="00000000" w:rsidRPr="00000000" w14:paraId="0000007A">
      <w:pPr>
        <w:numPr>
          <w:ilvl w:val="1"/>
          <w:numId w:val="8"/>
        </w:numPr>
        <w:spacing w:after="300" w:before="0" w:line="276" w:lineRule="auto"/>
        <w:ind w:left="1440" w:right="-990" w:hanging="360"/>
        <w:jc w:val="both"/>
        <w:rPr>
          <w:sz w:val="28"/>
          <w:szCs w:val="28"/>
        </w:rPr>
      </w:pPr>
      <w:r w:rsidDel="00000000" w:rsidR="00000000" w:rsidRPr="00000000">
        <w:rPr>
          <w:color w:val="1f2328"/>
          <w:sz w:val="28"/>
          <w:szCs w:val="28"/>
          <w:rtl w:val="0"/>
        </w:rPr>
        <w:t xml:space="preserve">The </w:t>
      </w:r>
      <w:r w:rsidDel="00000000" w:rsidR="00000000" w:rsidRPr="00000000">
        <w:rPr>
          <w:b w:val="1"/>
          <w:bCs w:val="1"/>
          <w:color w:val="1f2328"/>
          <w:sz w:val="28"/>
          <w:szCs w:val="28"/>
          <w:rtl w:val="0"/>
        </w:rPr>
        <w:t xml:space="preserve">SalespersonRegion</w:t>
      </w:r>
      <w:r w:rsidDel="00000000" w:rsidR="00000000" w:rsidRPr="00000000">
        <w:rPr>
          <w:color w:val="1f2328"/>
          <w:sz w:val="28"/>
          <w:szCs w:val="28"/>
          <w:rtl w:val="0"/>
        </w:rPr>
        <w:t xml:space="preserve"> table isn't visible—because all of its fields are hidden.</w:t>
      </w:r>
    </w:p>
    <w:p w:rsidR="00000000" w:rsidDel="00000000" w:rsidP="00000000" w:rsidRDefault="00000000" w:rsidRPr="00000000" w14:paraId="0000007B">
      <w:pPr>
        <w:numPr>
          <w:ilvl w:val="1"/>
          <w:numId w:val="8"/>
        </w:numPr>
        <w:spacing w:after="300" w:before="0" w:line="276" w:lineRule="auto"/>
        <w:ind w:left="1440" w:right="-990" w:hanging="360"/>
        <w:jc w:val="both"/>
        <w:rPr>
          <w:sz w:val="28"/>
          <w:szCs w:val="28"/>
        </w:rPr>
      </w:pPr>
      <w:r w:rsidDel="00000000" w:rsidR="00000000" w:rsidRPr="00000000">
        <w:rPr>
          <w:color w:val="1f2328"/>
          <w:sz w:val="28"/>
          <w:szCs w:val="28"/>
          <w:rtl w:val="0"/>
        </w:rPr>
        <w:t xml:space="preserve">Spatial fields in the </w:t>
      </w:r>
      <w:r w:rsidDel="00000000" w:rsidR="00000000" w:rsidRPr="00000000">
        <w:rPr>
          <w:b w:val="1"/>
          <w:bCs w:val="1"/>
          <w:color w:val="1f2328"/>
          <w:sz w:val="28"/>
          <w:szCs w:val="28"/>
          <w:rtl w:val="0"/>
        </w:rPr>
        <w:t xml:space="preserve">Region and Reseller table</w:t>
      </w:r>
      <w:r w:rsidDel="00000000" w:rsidR="00000000" w:rsidRPr="00000000">
        <w:rPr>
          <w:color w:val="1f2328"/>
          <w:sz w:val="28"/>
          <w:szCs w:val="28"/>
          <w:rtl w:val="0"/>
        </w:rPr>
        <w:t xml:space="preserve"> are adorned with a spatial icon.</w:t>
      </w:r>
    </w:p>
    <w:p w:rsidR="00000000" w:rsidDel="00000000" w:rsidP="00000000" w:rsidRDefault="00000000" w:rsidRPr="00000000" w14:paraId="0000007C">
      <w:pPr>
        <w:numPr>
          <w:ilvl w:val="1"/>
          <w:numId w:val="8"/>
        </w:numPr>
        <w:spacing w:after="300" w:before="0" w:line="276" w:lineRule="auto"/>
        <w:ind w:left="1440" w:right="-990" w:hanging="360"/>
        <w:jc w:val="both"/>
        <w:rPr>
          <w:sz w:val="28"/>
          <w:szCs w:val="28"/>
        </w:rPr>
      </w:pPr>
      <w:r w:rsidDel="00000000" w:rsidR="00000000" w:rsidRPr="00000000">
        <w:rPr>
          <w:color w:val="1f2328"/>
          <w:sz w:val="28"/>
          <w:szCs w:val="28"/>
          <w:rtl w:val="0"/>
        </w:rPr>
        <w:t xml:space="preserve">Fields adorned with the sigma symbol (Ʃ) will summarize, by default.</w:t>
      </w:r>
    </w:p>
    <w:p w:rsidR="00000000" w:rsidDel="00000000" w:rsidP="00000000" w:rsidRDefault="00000000" w:rsidRPr="00000000" w14:paraId="0000007D">
      <w:pPr>
        <w:numPr>
          <w:ilvl w:val="1"/>
          <w:numId w:val="8"/>
        </w:numPr>
        <w:spacing w:after="300" w:before="0" w:line="276" w:lineRule="auto"/>
        <w:ind w:left="1440" w:right="-990" w:hanging="360"/>
        <w:jc w:val="both"/>
        <w:rPr>
          <w:sz w:val="28"/>
          <w:szCs w:val="28"/>
        </w:rPr>
      </w:pPr>
      <w:r w:rsidDel="00000000" w:rsidR="00000000" w:rsidRPr="00000000">
        <w:rPr>
          <w:color w:val="1f2328"/>
          <w:sz w:val="28"/>
          <w:szCs w:val="28"/>
          <w:rtl w:val="0"/>
        </w:rPr>
        <w:t xml:space="preserve">A tooltip appears when hovering the cursor over the </w:t>
      </w:r>
      <w:r w:rsidDel="00000000" w:rsidR="00000000" w:rsidRPr="00000000">
        <w:rPr>
          <w:b w:val="1"/>
          <w:bCs w:val="1"/>
          <w:color w:val="1f2328"/>
          <w:sz w:val="28"/>
          <w:szCs w:val="28"/>
          <w:rtl w:val="0"/>
        </w:rPr>
        <w:t xml:space="preserve">Sales | Cost field.</w:t>
      </w:r>
    </w:p>
    <w:p w:rsidR="00000000" w:rsidDel="00000000" w:rsidP="00000000" w:rsidRDefault="00000000" w:rsidRPr="00000000" w14:paraId="0000007E">
      <w:pPr>
        <w:numPr>
          <w:ilvl w:val="0"/>
          <w:numId w:val="8"/>
        </w:numPr>
        <w:shd w:fill="ffffff" w:val="clear"/>
        <w:spacing w:after="300" w:before="0" w:line="276" w:lineRule="auto"/>
        <w:ind w:left="720" w:right="-990" w:hanging="360"/>
        <w:jc w:val="both"/>
        <w:rPr>
          <w:sz w:val="28"/>
          <w:szCs w:val="28"/>
        </w:rPr>
      </w:pPr>
      <w:r w:rsidDel="00000000" w:rsidR="00000000" w:rsidRPr="00000000">
        <w:rPr>
          <w:b w:val="1"/>
          <w:bCs w:val="1"/>
          <w:color w:val="1f2328"/>
          <w:sz w:val="28"/>
          <w:szCs w:val="28"/>
          <w:rtl w:val="0"/>
        </w:rPr>
        <w:t xml:space="preserve">Expand </w:t>
      </w:r>
      <w:r w:rsidDel="00000000" w:rsidR="00000000" w:rsidRPr="00000000">
        <w:rPr>
          <w:color w:val="1f2328"/>
          <w:sz w:val="28"/>
          <w:szCs w:val="28"/>
          <w:rtl w:val="0"/>
        </w:rPr>
        <w:t xml:space="preserve">the </w:t>
      </w:r>
      <w:r w:rsidDel="00000000" w:rsidR="00000000" w:rsidRPr="00000000">
        <w:rPr>
          <w:color w:val="1f2328"/>
          <w:sz w:val="28"/>
          <w:szCs w:val="28"/>
          <w:u w:val="single"/>
          <w:rtl w:val="0"/>
        </w:rPr>
        <w:t xml:space="preserve">Sales | OrderDate field</w:t>
      </w:r>
      <w:r w:rsidDel="00000000" w:rsidR="00000000" w:rsidRPr="00000000">
        <w:rPr>
          <w:color w:val="1f2328"/>
          <w:sz w:val="28"/>
          <w:szCs w:val="28"/>
          <w:rtl w:val="0"/>
        </w:rPr>
        <w:t xml:space="preserve">, and then notice that it reveals a Date Hierarchy. The Targets | TargetMonth field delivers a similar hierarchy.</w:t>
        <w:br w:type="textWrapping"/>
        <w:br w:type="textWrapping"/>
      </w:r>
      <w:r w:rsidDel="00000000" w:rsidR="00000000" w:rsidRPr="00000000">
        <w:rPr>
          <w:color w:val="1f2328"/>
          <w:sz w:val="28"/>
          <w:szCs w:val="28"/>
        </w:rPr>
        <w:drawing>
          <wp:inline distB="114300" distT="114300" distL="114300" distR="114300">
            <wp:extent cx="2047875" cy="2095500"/>
            <wp:effectExtent b="25400" l="25400" r="25400" t="25400"/>
            <wp:docPr descr="Picture 16" id="12" name="image5.png"/>
            <a:graphic>
              <a:graphicData uri="http://schemas.openxmlformats.org/drawingml/2006/picture">
                <pic:pic>
                  <pic:nvPicPr>
                    <pic:cNvPr descr="Picture 16" id="0" name="image5.png"/>
                    <pic:cNvPicPr preferRelativeResize="0"/>
                  </pic:nvPicPr>
                  <pic:blipFill>
                    <a:blip r:embed="rId25"/>
                    <a:srcRect b="0" l="0" r="0" t="0"/>
                    <a:stretch>
                      <a:fillRect/>
                    </a:stretch>
                  </pic:blipFill>
                  <pic:spPr>
                    <a:xfrm>
                      <a:off x="0" y="0"/>
                      <a:ext cx="2047875" cy="2095500"/>
                    </a:xfrm>
                    <a:prstGeom prst="rect"/>
                    <a:ln w="25400">
                      <a:solidFill>
                        <a:srgbClr val="000000"/>
                      </a:solidFill>
                      <a:prstDash val="solid"/>
                    </a:ln>
                  </pic:spPr>
                </pic:pic>
              </a:graphicData>
            </a:graphic>
          </wp:inline>
        </w:drawing>
      </w:r>
      <w:r w:rsidDel="00000000" w:rsidR="00000000" w:rsidRPr="00000000">
        <w:rPr>
          <w:color w:val="1f2328"/>
          <w:sz w:val="28"/>
          <w:szCs w:val="28"/>
          <w:rtl w:val="0"/>
        </w:rPr>
        <w:br w:type="textWrapping"/>
      </w:r>
      <w:r w:rsidDel="00000000" w:rsidR="00000000" w:rsidRPr="00000000">
        <w:rPr>
          <w:i w:val="1"/>
          <w:iCs w:val="1"/>
          <w:color w:val="59636e"/>
          <w:sz w:val="24"/>
          <w:szCs w:val="24"/>
          <w:rtl w:val="0"/>
        </w:rPr>
        <w:t xml:space="preserve">Important: These hierarchies weren't created by you. They were created automatically as a default setting. There's a problem, however. The Adventure Works financial year commences on July 1 of each year. But, in these automatically created date hierarchies, the date hierarchy year commences on January 1 of each year.</w:t>
      </w:r>
    </w:p>
    <w:p w:rsidR="00000000" w:rsidDel="00000000" w:rsidP="00000000" w:rsidRDefault="00000000" w:rsidRPr="00000000" w14:paraId="0000007F">
      <w:pPr>
        <w:numPr>
          <w:ilvl w:val="0"/>
          <w:numId w:val="8"/>
        </w:numPr>
        <w:shd w:fill="ffffff" w:val="clear"/>
        <w:spacing w:after="300" w:before="0" w:line="276" w:lineRule="auto"/>
        <w:ind w:left="720" w:right="-990" w:hanging="360"/>
        <w:jc w:val="both"/>
        <w:rPr>
          <w:sz w:val="28"/>
          <w:szCs w:val="28"/>
        </w:rPr>
      </w:pPr>
      <w:r w:rsidDel="00000000" w:rsidR="00000000" w:rsidRPr="00000000">
        <w:rPr>
          <w:color w:val="980000"/>
          <w:sz w:val="28"/>
          <w:szCs w:val="28"/>
          <w:rtl w:val="0"/>
        </w:rPr>
        <w:t xml:space="preserve">To turn off the auto date/time setting</w:t>
      </w:r>
      <w:r w:rsidDel="00000000" w:rsidR="00000000" w:rsidRPr="00000000">
        <w:rPr>
          <w:color w:val="1f2328"/>
          <w:sz w:val="28"/>
          <w:szCs w:val="28"/>
          <w:rtl w:val="0"/>
        </w:rPr>
        <w:t xml:space="preserve">, navigate to File &gt; Options and Settings &gt; Options.</w:t>
      </w:r>
    </w:p>
    <w:p w:rsidR="00000000" w:rsidDel="00000000" w:rsidP="00000000" w:rsidRDefault="00000000" w:rsidRPr="00000000" w14:paraId="00000080">
      <w:pPr>
        <w:numPr>
          <w:ilvl w:val="0"/>
          <w:numId w:val="8"/>
        </w:numPr>
        <w:shd w:fill="ffffff" w:val="clear"/>
        <w:spacing w:after="300" w:before="0" w:line="276" w:lineRule="auto"/>
        <w:ind w:left="720" w:right="-990" w:hanging="360"/>
        <w:jc w:val="both"/>
        <w:rPr>
          <w:sz w:val="28"/>
          <w:szCs w:val="28"/>
        </w:rPr>
      </w:pPr>
      <w:r w:rsidDel="00000000" w:rsidR="00000000" w:rsidRPr="00000000">
        <w:rPr>
          <w:color w:val="1f2328"/>
          <w:sz w:val="28"/>
          <w:szCs w:val="28"/>
          <w:rtl w:val="0"/>
        </w:rPr>
        <w:t xml:space="preserve">In the</w:t>
      </w:r>
      <w:r w:rsidDel="00000000" w:rsidR="00000000" w:rsidRPr="00000000">
        <w:rPr>
          <w:b w:val="1"/>
          <w:bCs w:val="1"/>
          <w:i w:val="1"/>
          <w:iCs w:val="1"/>
          <w:color w:val="1f2328"/>
          <w:sz w:val="28"/>
          <w:szCs w:val="28"/>
          <w:rtl w:val="0"/>
        </w:rPr>
        <w:t xml:space="preserve"> Options window, </w:t>
      </w:r>
      <w:r w:rsidDel="00000000" w:rsidR="00000000" w:rsidRPr="00000000">
        <w:rPr>
          <w:color w:val="1f2328"/>
          <w:sz w:val="28"/>
          <w:szCs w:val="28"/>
          <w:rtl w:val="0"/>
        </w:rPr>
        <w:t xml:space="preserve">on the Current File section, navigate to </w:t>
      </w:r>
      <w:r w:rsidDel="00000000" w:rsidR="00000000" w:rsidRPr="00000000">
        <w:rPr>
          <w:b w:val="1"/>
          <w:bCs w:val="1"/>
          <w:color w:val="1f2328"/>
          <w:sz w:val="28"/>
          <w:szCs w:val="28"/>
          <w:rtl w:val="0"/>
        </w:rPr>
        <w:t xml:space="preserve">Data Load &gt; Time Intelligence</w:t>
      </w:r>
      <w:r w:rsidDel="00000000" w:rsidR="00000000" w:rsidRPr="00000000">
        <w:rPr>
          <w:color w:val="1f2328"/>
          <w:sz w:val="28"/>
          <w:szCs w:val="28"/>
          <w:rtl w:val="0"/>
        </w:rPr>
        <w:t xml:space="preserve">, and </w:t>
      </w:r>
      <w:r w:rsidDel="00000000" w:rsidR="00000000" w:rsidRPr="00000000">
        <w:rPr>
          <w:color w:val="980000"/>
          <w:sz w:val="28"/>
          <w:szCs w:val="28"/>
          <w:rtl w:val="0"/>
        </w:rPr>
        <w:t xml:space="preserve">uncheck </w:t>
      </w:r>
      <w:r w:rsidDel="00000000" w:rsidR="00000000" w:rsidRPr="00000000">
        <w:rPr>
          <w:color w:val="1f2328"/>
          <w:sz w:val="28"/>
          <w:szCs w:val="28"/>
          <w:rtl w:val="0"/>
        </w:rPr>
        <w:t xml:space="preserve">Auto Date/Time.</w:t>
        <w:br w:type="textWrapping"/>
        <w:br w:type="textWrapping"/>
      </w:r>
      <w:r w:rsidDel="00000000" w:rsidR="00000000" w:rsidRPr="00000000">
        <w:rPr>
          <w:color w:val="1f2328"/>
          <w:sz w:val="28"/>
          <w:szCs w:val="28"/>
        </w:rPr>
        <w:drawing>
          <wp:inline distB="114300" distT="114300" distL="114300" distR="114300">
            <wp:extent cx="2847975" cy="704850"/>
            <wp:effectExtent b="25400" l="25400" r="25400" t="25400"/>
            <wp:docPr descr="Picture 17" id="28" name="image25.png"/>
            <a:graphic>
              <a:graphicData uri="http://schemas.openxmlformats.org/drawingml/2006/picture">
                <pic:pic>
                  <pic:nvPicPr>
                    <pic:cNvPr descr="Picture 17" id="0" name="image25.png"/>
                    <pic:cNvPicPr preferRelativeResize="0"/>
                  </pic:nvPicPr>
                  <pic:blipFill>
                    <a:blip r:embed="rId26"/>
                    <a:srcRect b="0" l="0" r="0" t="0"/>
                    <a:stretch>
                      <a:fillRect/>
                    </a:stretch>
                  </pic:blipFill>
                  <pic:spPr>
                    <a:xfrm>
                      <a:off x="0" y="0"/>
                      <a:ext cx="2847975" cy="70485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81">
      <w:pPr>
        <w:numPr>
          <w:ilvl w:val="0"/>
          <w:numId w:val="8"/>
        </w:numPr>
        <w:shd w:fill="ffffff" w:val="clear"/>
        <w:spacing w:after="300" w:before="0" w:line="276" w:lineRule="auto"/>
        <w:ind w:left="720" w:right="-990" w:hanging="360"/>
        <w:jc w:val="both"/>
        <w:rPr>
          <w:sz w:val="28"/>
          <w:szCs w:val="28"/>
        </w:rPr>
      </w:pPr>
      <w:r w:rsidDel="00000000" w:rsidR="00000000" w:rsidRPr="00000000">
        <w:rPr>
          <w:color w:val="1f2328"/>
          <w:sz w:val="28"/>
          <w:szCs w:val="28"/>
          <w:rtl w:val="0"/>
        </w:rPr>
        <w:t xml:space="preserve">In the </w:t>
      </w:r>
      <w:r w:rsidDel="00000000" w:rsidR="00000000" w:rsidRPr="00000000">
        <w:rPr>
          <w:b w:val="1"/>
          <w:bCs w:val="1"/>
          <w:color w:val="1f2328"/>
          <w:sz w:val="28"/>
          <w:szCs w:val="28"/>
          <w:rtl w:val="0"/>
        </w:rPr>
        <w:t xml:space="preserve">Data pane,</w:t>
      </w:r>
      <w:r w:rsidDel="00000000" w:rsidR="00000000" w:rsidRPr="00000000">
        <w:rPr>
          <w:color w:val="1f2328"/>
          <w:sz w:val="28"/>
          <w:szCs w:val="28"/>
          <w:rtl w:val="0"/>
        </w:rPr>
        <w:t xml:space="preserve"> notice that the date hierarchies are no longer available.</w:t>
      </w:r>
    </w:p>
    <w:p w:rsidR="00000000" w:rsidDel="00000000" w:rsidP="00000000" w:rsidRDefault="00000000" w:rsidRPr="00000000" w14:paraId="00000082">
      <w:pPr>
        <w:pStyle w:val="Heading2"/>
        <w:keepNext w:val="0"/>
        <w:keepLines w:val="0"/>
        <w:pBdr>
          <w:bottom w:color="auto" w:space="5" w:sz="0" w:val="none"/>
        </w:pBdr>
        <w:shd w:fill="ffffff" w:val="clear"/>
        <w:spacing w:after="300" w:before="0" w:line="276" w:lineRule="auto"/>
        <w:ind w:right="-990"/>
        <w:jc w:val="both"/>
        <w:rPr>
          <w:b w:val="1"/>
          <w:bCs w:val="1"/>
          <w:color w:val="1f2328"/>
          <w:sz w:val="34"/>
          <w:szCs w:val="34"/>
        </w:rPr>
      </w:pPr>
      <w:bookmarkStart w:colFirst="0" w:colLast="0" w:name="_jxwtclxkbqcz" w:id="11"/>
      <w:bookmarkEnd w:id="11"/>
      <w:r w:rsidDel="00000000" w:rsidR="00000000" w:rsidRPr="00000000">
        <w:rPr>
          <w:b w:val="1"/>
          <w:bCs w:val="1"/>
          <w:color w:val="1f2328"/>
          <w:sz w:val="34"/>
          <w:szCs w:val="34"/>
          <w:rtl w:val="0"/>
        </w:rPr>
        <w:t xml:space="preserve">Create quick measures</w:t>
      </w:r>
    </w:p>
    <w:p w:rsidR="00000000" w:rsidDel="00000000" w:rsidP="00000000" w:rsidRDefault="00000000" w:rsidRPr="00000000" w14:paraId="00000083">
      <w:pPr>
        <w:shd w:fill="ffffff" w:val="clear"/>
        <w:spacing w:after="300" w:before="0" w:line="276" w:lineRule="auto"/>
        <w:ind w:right="-990"/>
        <w:jc w:val="both"/>
        <w:rPr>
          <w:color w:val="1f2328"/>
          <w:sz w:val="28"/>
          <w:szCs w:val="28"/>
        </w:rPr>
      </w:pPr>
      <w:r w:rsidDel="00000000" w:rsidR="00000000" w:rsidRPr="00000000">
        <w:rPr>
          <w:color w:val="1f2328"/>
          <w:sz w:val="28"/>
          <w:szCs w:val="28"/>
          <w:rtl w:val="0"/>
        </w:rPr>
        <w:t xml:space="preserve">In this task, you'll create </w:t>
      </w:r>
      <w:r w:rsidDel="00000000" w:rsidR="00000000" w:rsidRPr="00000000">
        <w:rPr>
          <w:color w:val="1f2328"/>
          <w:sz w:val="28"/>
          <w:szCs w:val="28"/>
          <w:u w:val="single"/>
          <w:rtl w:val="0"/>
        </w:rPr>
        <w:t xml:space="preserve">two quick measures</w:t>
      </w:r>
      <w:r w:rsidDel="00000000" w:rsidR="00000000" w:rsidRPr="00000000">
        <w:rPr>
          <w:color w:val="1f2328"/>
          <w:sz w:val="28"/>
          <w:szCs w:val="28"/>
          <w:rtl w:val="0"/>
        </w:rPr>
        <w:t xml:space="preserve"> to calculate </w:t>
      </w:r>
      <w:r w:rsidDel="00000000" w:rsidR="00000000" w:rsidRPr="00000000">
        <w:rPr>
          <w:b w:val="1"/>
          <w:bCs w:val="1"/>
          <w:color w:val="1f2328"/>
          <w:sz w:val="28"/>
          <w:szCs w:val="28"/>
          <w:rtl w:val="0"/>
        </w:rPr>
        <w:t xml:space="preserve">profit and profit margin</w:t>
      </w:r>
      <w:r w:rsidDel="00000000" w:rsidR="00000000" w:rsidRPr="00000000">
        <w:rPr>
          <w:color w:val="1f2328"/>
          <w:sz w:val="28"/>
          <w:szCs w:val="28"/>
          <w:rtl w:val="0"/>
        </w:rPr>
        <w:t xml:space="preserve">. A quick measure creates the calculation formula for you. They're easy and fast to create for simple and common calculations.</w:t>
      </w:r>
    </w:p>
    <w:p w:rsidR="00000000" w:rsidDel="00000000" w:rsidP="00000000" w:rsidRDefault="00000000" w:rsidRPr="00000000" w14:paraId="00000084">
      <w:pPr>
        <w:numPr>
          <w:ilvl w:val="0"/>
          <w:numId w:val="1"/>
        </w:numPr>
        <w:shd w:fill="ffffff" w:val="clear"/>
        <w:spacing w:after="300" w:before="0" w:line="276" w:lineRule="auto"/>
        <w:ind w:left="720" w:right="-990" w:hanging="360"/>
        <w:jc w:val="both"/>
        <w:rPr>
          <w:sz w:val="28"/>
          <w:szCs w:val="28"/>
        </w:rPr>
      </w:pPr>
      <w:r w:rsidDel="00000000" w:rsidR="00000000" w:rsidRPr="00000000">
        <w:rPr>
          <w:color w:val="1f2328"/>
          <w:sz w:val="28"/>
          <w:szCs w:val="28"/>
          <w:rtl w:val="0"/>
        </w:rPr>
        <w:t xml:space="preserve">In the </w:t>
      </w:r>
      <w:r w:rsidDel="00000000" w:rsidR="00000000" w:rsidRPr="00000000">
        <w:rPr>
          <w:b w:val="1"/>
          <w:bCs w:val="1"/>
          <w:color w:val="1f2328"/>
          <w:sz w:val="28"/>
          <w:szCs w:val="28"/>
          <w:rtl w:val="0"/>
        </w:rPr>
        <w:t xml:space="preserve">Data pane,</w:t>
      </w:r>
      <w:r w:rsidDel="00000000" w:rsidR="00000000" w:rsidRPr="00000000">
        <w:rPr>
          <w:color w:val="1f2328"/>
          <w:sz w:val="28"/>
          <w:szCs w:val="28"/>
          <w:rtl w:val="0"/>
        </w:rPr>
        <w:t xml:space="preserve"> right-click the </w:t>
      </w:r>
      <w:r w:rsidDel="00000000" w:rsidR="00000000" w:rsidRPr="00000000">
        <w:rPr>
          <w:color w:val="980000"/>
          <w:sz w:val="28"/>
          <w:szCs w:val="28"/>
          <w:rtl w:val="0"/>
        </w:rPr>
        <w:t xml:space="preserve">Sales table</w:t>
      </w:r>
      <w:r w:rsidDel="00000000" w:rsidR="00000000" w:rsidRPr="00000000">
        <w:rPr>
          <w:color w:val="1f2328"/>
          <w:sz w:val="28"/>
          <w:szCs w:val="28"/>
          <w:rtl w:val="0"/>
        </w:rPr>
        <w:t xml:space="preserve">, and then select </w:t>
      </w:r>
      <w:r w:rsidDel="00000000" w:rsidR="00000000" w:rsidRPr="00000000">
        <w:rPr>
          <w:b w:val="1"/>
          <w:bCs w:val="1"/>
          <w:color w:val="1f2328"/>
          <w:sz w:val="28"/>
          <w:szCs w:val="28"/>
          <w:rtl w:val="0"/>
        </w:rPr>
        <w:t xml:space="preserve">New Quick Measure.</w:t>
      </w:r>
      <w:r w:rsidDel="00000000" w:rsidR="00000000" w:rsidRPr="00000000">
        <w:rPr>
          <w:color w:val="1f2328"/>
          <w:sz w:val="28"/>
          <w:szCs w:val="28"/>
          <w:rtl w:val="0"/>
        </w:rPr>
        <w:br w:type="textWrapping"/>
      </w:r>
      <w:r w:rsidDel="00000000" w:rsidR="00000000" w:rsidRPr="00000000">
        <w:rPr>
          <w:color w:val="1f2328"/>
          <w:sz w:val="28"/>
          <w:szCs w:val="28"/>
        </w:rPr>
        <w:drawing>
          <wp:inline distB="114300" distT="114300" distL="114300" distR="114300">
            <wp:extent cx="2114550" cy="1647825"/>
            <wp:effectExtent b="25400" l="25400" r="25400" t="25400"/>
            <wp:docPr descr="Picture 18" id="24" name="image28.png"/>
            <a:graphic>
              <a:graphicData uri="http://schemas.openxmlformats.org/drawingml/2006/picture">
                <pic:pic>
                  <pic:nvPicPr>
                    <pic:cNvPr descr="Picture 18" id="0" name="image28.png"/>
                    <pic:cNvPicPr preferRelativeResize="0"/>
                  </pic:nvPicPr>
                  <pic:blipFill>
                    <a:blip r:embed="rId27"/>
                    <a:srcRect b="0" l="0" r="0" t="0"/>
                    <a:stretch>
                      <a:fillRect/>
                    </a:stretch>
                  </pic:blipFill>
                  <pic:spPr>
                    <a:xfrm>
                      <a:off x="0" y="0"/>
                      <a:ext cx="2114550" cy="1647825"/>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85">
      <w:pPr>
        <w:numPr>
          <w:ilvl w:val="0"/>
          <w:numId w:val="1"/>
        </w:numPr>
        <w:shd w:fill="ffffff" w:val="clear"/>
        <w:spacing w:after="300" w:before="0" w:line="276" w:lineRule="auto"/>
        <w:ind w:left="720" w:right="-990" w:hanging="360"/>
        <w:jc w:val="both"/>
        <w:rPr>
          <w:sz w:val="28"/>
          <w:szCs w:val="28"/>
        </w:rPr>
      </w:pPr>
      <w:r w:rsidDel="00000000" w:rsidR="00000000" w:rsidRPr="00000000">
        <w:rPr>
          <w:color w:val="1f2328"/>
          <w:sz w:val="28"/>
          <w:szCs w:val="28"/>
          <w:rtl w:val="0"/>
        </w:rPr>
        <w:t xml:space="preserve">In the Quick Measure pane, in the </w:t>
      </w:r>
      <w:r w:rsidDel="00000000" w:rsidR="00000000" w:rsidRPr="00000000">
        <w:rPr>
          <w:b w:val="1"/>
          <w:bCs w:val="1"/>
          <w:color w:val="1f2328"/>
          <w:sz w:val="28"/>
          <w:szCs w:val="28"/>
          <w:rtl w:val="0"/>
        </w:rPr>
        <w:t xml:space="preserve">Select a Calculation dropdown list, </w:t>
      </w:r>
      <w:r w:rsidDel="00000000" w:rsidR="00000000" w:rsidRPr="00000000">
        <w:rPr>
          <w:color w:val="1f2328"/>
          <w:sz w:val="28"/>
          <w:szCs w:val="28"/>
          <w:rtl w:val="0"/>
        </w:rPr>
        <w:t xml:space="preserve">from inside the Mathematical Operations group, select </w:t>
      </w:r>
      <w:r w:rsidDel="00000000" w:rsidR="00000000" w:rsidRPr="00000000">
        <w:rPr>
          <w:b w:val="1"/>
          <w:bCs w:val="1"/>
          <w:color w:val="1f2328"/>
          <w:sz w:val="28"/>
          <w:szCs w:val="28"/>
          <w:rtl w:val="0"/>
        </w:rPr>
        <w:t xml:space="preserve">Subtraction</w:t>
      </w:r>
      <w:r w:rsidDel="00000000" w:rsidR="00000000" w:rsidRPr="00000000">
        <w:rPr>
          <w:color w:val="1f2328"/>
          <w:sz w:val="28"/>
          <w:szCs w:val="28"/>
          <w:rtl w:val="0"/>
        </w:rPr>
        <w:t xml:space="preserve">.</w:t>
        <w:br w:type="textWrapping"/>
        <w:br w:type="textWrapping"/>
      </w:r>
      <w:r w:rsidDel="00000000" w:rsidR="00000000" w:rsidRPr="00000000">
        <w:rPr>
          <w:color w:val="1f2328"/>
          <w:sz w:val="28"/>
          <w:szCs w:val="28"/>
        </w:rPr>
        <w:drawing>
          <wp:inline distB="114300" distT="114300" distL="114300" distR="114300">
            <wp:extent cx="3352800" cy="3400425"/>
            <wp:effectExtent b="25400" l="25400" r="25400" t="25400"/>
            <wp:docPr descr="Picture 19" id="26" name="image37.png"/>
            <a:graphic>
              <a:graphicData uri="http://schemas.openxmlformats.org/drawingml/2006/picture">
                <pic:pic>
                  <pic:nvPicPr>
                    <pic:cNvPr descr="Picture 19" id="0" name="image37.png"/>
                    <pic:cNvPicPr preferRelativeResize="0"/>
                  </pic:nvPicPr>
                  <pic:blipFill>
                    <a:blip r:embed="rId28"/>
                    <a:srcRect b="0" l="0" r="0" t="0"/>
                    <a:stretch>
                      <a:fillRect/>
                    </a:stretch>
                  </pic:blipFill>
                  <pic:spPr>
                    <a:xfrm>
                      <a:off x="0" y="0"/>
                      <a:ext cx="3352800" cy="3400425"/>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86">
      <w:pPr>
        <w:numPr>
          <w:ilvl w:val="0"/>
          <w:numId w:val="1"/>
        </w:numPr>
        <w:shd w:fill="ffffff" w:val="clear"/>
        <w:spacing w:after="300" w:before="0" w:line="276" w:lineRule="auto"/>
        <w:ind w:left="720" w:right="-990" w:hanging="360"/>
        <w:jc w:val="both"/>
        <w:rPr>
          <w:sz w:val="28"/>
          <w:szCs w:val="28"/>
        </w:rPr>
      </w:pPr>
      <w:r w:rsidDel="00000000" w:rsidR="00000000" w:rsidRPr="00000000">
        <w:rPr>
          <w:color w:val="1f2328"/>
          <w:sz w:val="28"/>
          <w:szCs w:val="28"/>
          <w:rtl w:val="0"/>
        </w:rPr>
        <w:t xml:space="preserve">From the </w:t>
      </w:r>
      <w:r w:rsidDel="00000000" w:rsidR="00000000" w:rsidRPr="00000000">
        <w:rPr>
          <w:b w:val="1"/>
          <w:bCs w:val="1"/>
          <w:color w:val="1f2328"/>
          <w:sz w:val="28"/>
          <w:szCs w:val="28"/>
          <w:rtl w:val="0"/>
        </w:rPr>
        <w:t xml:space="preserve">Data pane</w:t>
      </w:r>
      <w:r w:rsidDel="00000000" w:rsidR="00000000" w:rsidRPr="00000000">
        <w:rPr>
          <w:color w:val="1f2328"/>
          <w:sz w:val="28"/>
          <w:szCs w:val="28"/>
          <w:rtl w:val="0"/>
        </w:rPr>
        <w:t xml:space="preserve">, drag the </w:t>
      </w:r>
      <w:r w:rsidDel="00000000" w:rsidR="00000000" w:rsidRPr="00000000">
        <w:rPr>
          <w:color w:val="1f2328"/>
          <w:sz w:val="28"/>
          <w:szCs w:val="28"/>
          <w:u w:val="single"/>
          <w:rtl w:val="0"/>
        </w:rPr>
        <w:t xml:space="preserve">Sales | Sales field into the Base Value well.</w:t>
        <w:br w:type="textWrapping"/>
      </w:r>
      <w:r w:rsidDel="00000000" w:rsidR="00000000" w:rsidRPr="00000000">
        <w:rPr>
          <w:color w:val="1f2328"/>
          <w:sz w:val="28"/>
          <w:szCs w:val="28"/>
        </w:rPr>
        <w:drawing>
          <wp:inline distB="114300" distT="114300" distL="114300" distR="114300">
            <wp:extent cx="5895975" cy="3819525"/>
            <wp:effectExtent b="25400" l="25400" r="25400" t="25400"/>
            <wp:docPr descr="Picture 20" id="20" name="image36.png"/>
            <a:graphic>
              <a:graphicData uri="http://schemas.openxmlformats.org/drawingml/2006/picture">
                <pic:pic>
                  <pic:nvPicPr>
                    <pic:cNvPr descr="Picture 20" id="0" name="image36.png"/>
                    <pic:cNvPicPr preferRelativeResize="0"/>
                  </pic:nvPicPr>
                  <pic:blipFill>
                    <a:blip r:embed="rId29"/>
                    <a:srcRect b="0" l="0" r="0" t="0"/>
                    <a:stretch>
                      <a:fillRect/>
                    </a:stretch>
                  </pic:blipFill>
                  <pic:spPr>
                    <a:xfrm>
                      <a:off x="0" y="0"/>
                      <a:ext cx="5895975" cy="3819525"/>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87">
      <w:pPr>
        <w:numPr>
          <w:ilvl w:val="0"/>
          <w:numId w:val="1"/>
        </w:numPr>
        <w:shd w:fill="ffffff" w:val="clear"/>
        <w:spacing w:after="300" w:before="0" w:line="276" w:lineRule="auto"/>
        <w:ind w:left="720" w:right="-990" w:hanging="360"/>
        <w:jc w:val="both"/>
        <w:rPr>
          <w:sz w:val="28"/>
          <w:szCs w:val="28"/>
        </w:rPr>
      </w:pPr>
      <w:r w:rsidDel="00000000" w:rsidR="00000000" w:rsidRPr="00000000">
        <w:rPr>
          <w:color w:val="1f2328"/>
          <w:sz w:val="28"/>
          <w:szCs w:val="28"/>
          <w:rtl w:val="0"/>
        </w:rPr>
        <w:t xml:space="preserve">Drag the Sales | Cost field into the Value to Subtract box.</w:t>
        <w:br w:type="textWrapping"/>
      </w:r>
      <w:r w:rsidDel="00000000" w:rsidR="00000000" w:rsidRPr="00000000">
        <w:rPr>
          <w:color w:val="1f2328"/>
          <w:sz w:val="28"/>
          <w:szCs w:val="28"/>
        </w:rPr>
        <w:drawing>
          <wp:inline distB="114300" distT="114300" distL="114300" distR="114300">
            <wp:extent cx="3848100" cy="1752600"/>
            <wp:effectExtent b="25400" l="25400" r="25400" t="25400"/>
            <wp:docPr descr="Picture 21" id="18" name="image17.png"/>
            <a:graphic>
              <a:graphicData uri="http://schemas.openxmlformats.org/drawingml/2006/picture">
                <pic:pic>
                  <pic:nvPicPr>
                    <pic:cNvPr descr="Picture 21" id="0" name="image17.png"/>
                    <pic:cNvPicPr preferRelativeResize="0"/>
                  </pic:nvPicPr>
                  <pic:blipFill>
                    <a:blip r:embed="rId30"/>
                    <a:srcRect b="0" l="0" r="0" t="0"/>
                    <a:stretch>
                      <a:fillRect/>
                    </a:stretch>
                  </pic:blipFill>
                  <pic:spPr>
                    <a:xfrm>
                      <a:off x="0" y="0"/>
                      <a:ext cx="3848100" cy="17526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88">
      <w:pPr>
        <w:numPr>
          <w:ilvl w:val="0"/>
          <w:numId w:val="1"/>
        </w:numPr>
        <w:shd w:fill="ffffff" w:val="clear"/>
        <w:spacing w:after="300" w:before="0" w:line="276" w:lineRule="auto"/>
        <w:ind w:left="720" w:right="-990" w:hanging="360"/>
        <w:jc w:val="both"/>
        <w:rPr>
          <w:sz w:val="28"/>
          <w:szCs w:val="28"/>
        </w:rPr>
      </w:pPr>
      <w:r w:rsidDel="00000000" w:rsidR="00000000" w:rsidRPr="00000000">
        <w:rPr>
          <w:color w:val="1f2328"/>
          <w:sz w:val="28"/>
          <w:szCs w:val="28"/>
          <w:rtl w:val="0"/>
        </w:rPr>
        <w:t xml:space="preserve">Select </w:t>
      </w:r>
      <w:r w:rsidDel="00000000" w:rsidR="00000000" w:rsidRPr="00000000">
        <w:rPr>
          <w:b w:val="1"/>
          <w:bCs w:val="1"/>
          <w:color w:val="1f2328"/>
          <w:sz w:val="28"/>
          <w:szCs w:val="28"/>
          <w:rtl w:val="0"/>
        </w:rPr>
        <w:t xml:space="preserve">Add</w:t>
      </w:r>
      <w:r w:rsidDel="00000000" w:rsidR="00000000" w:rsidRPr="00000000">
        <w:rPr>
          <w:color w:val="1f2328"/>
          <w:sz w:val="28"/>
          <w:szCs w:val="28"/>
          <w:rtl w:val="0"/>
        </w:rPr>
        <w:t xml:space="preserve">.</w:t>
      </w:r>
    </w:p>
    <w:p w:rsidR="00000000" w:rsidDel="00000000" w:rsidP="00000000" w:rsidRDefault="00000000" w:rsidRPr="00000000" w14:paraId="00000089">
      <w:pPr>
        <w:numPr>
          <w:ilvl w:val="0"/>
          <w:numId w:val="1"/>
        </w:numPr>
        <w:shd w:fill="ffffff" w:val="clear"/>
        <w:spacing w:after="300" w:before="0" w:line="276" w:lineRule="auto"/>
        <w:ind w:left="720" w:right="-990" w:hanging="360"/>
        <w:jc w:val="both"/>
        <w:rPr>
          <w:sz w:val="28"/>
          <w:szCs w:val="28"/>
        </w:rPr>
      </w:pPr>
      <w:r w:rsidDel="00000000" w:rsidR="00000000" w:rsidRPr="00000000">
        <w:rPr>
          <w:color w:val="1f2328"/>
          <w:sz w:val="28"/>
          <w:szCs w:val="28"/>
          <w:rtl w:val="0"/>
        </w:rPr>
        <w:t xml:space="preserve">In the </w:t>
      </w:r>
      <w:r w:rsidDel="00000000" w:rsidR="00000000" w:rsidRPr="00000000">
        <w:rPr>
          <w:b w:val="1"/>
          <w:bCs w:val="1"/>
          <w:color w:val="1f2328"/>
          <w:sz w:val="28"/>
          <w:szCs w:val="28"/>
          <w:rtl w:val="0"/>
        </w:rPr>
        <w:t xml:space="preserve">Data pane, </w:t>
      </w:r>
      <w:r w:rsidDel="00000000" w:rsidR="00000000" w:rsidRPr="00000000">
        <w:rPr>
          <w:color w:val="1f2328"/>
          <w:sz w:val="28"/>
          <w:szCs w:val="28"/>
          <w:rtl w:val="0"/>
        </w:rPr>
        <w:t xml:space="preserve">inside the </w:t>
      </w:r>
      <w:r w:rsidDel="00000000" w:rsidR="00000000" w:rsidRPr="00000000">
        <w:rPr>
          <w:color w:val="980000"/>
          <w:sz w:val="28"/>
          <w:szCs w:val="28"/>
          <w:rtl w:val="0"/>
        </w:rPr>
        <w:t xml:space="preserve">Sales table</w:t>
      </w:r>
      <w:r w:rsidDel="00000000" w:rsidR="00000000" w:rsidRPr="00000000">
        <w:rPr>
          <w:color w:val="1f2328"/>
          <w:sz w:val="28"/>
          <w:szCs w:val="28"/>
          <w:rtl w:val="0"/>
        </w:rPr>
        <w:t xml:space="preserve">, notice that </w:t>
      </w:r>
      <w:r w:rsidDel="00000000" w:rsidR="00000000" w:rsidRPr="00000000">
        <w:rPr>
          <w:color w:val="1f2328"/>
          <w:sz w:val="28"/>
          <w:szCs w:val="28"/>
          <w:u w:val="single"/>
          <w:rtl w:val="0"/>
        </w:rPr>
        <w:t xml:space="preserve">new measure.</w:t>
        <w:br w:type="textWrapping"/>
      </w:r>
      <w:r w:rsidDel="00000000" w:rsidR="00000000" w:rsidRPr="00000000">
        <w:rPr>
          <w:i w:val="1"/>
          <w:iCs w:val="1"/>
          <w:color w:val="59636e"/>
          <w:sz w:val="28"/>
          <w:szCs w:val="28"/>
          <w:rtl w:val="0"/>
        </w:rPr>
        <w:t xml:space="preserve">Measures are indicated by the calculator icon.</w:t>
        <w:br w:type="textWrapping"/>
      </w:r>
      <w:r w:rsidDel="00000000" w:rsidR="00000000" w:rsidRPr="00000000">
        <w:rPr>
          <w:i w:val="1"/>
          <w:iCs w:val="1"/>
          <w:color w:val="59636e"/>
          <w:sz w:val="28"/>
          <w:szCs w:val="28"/>
        </w:rPr>
        <w:drawing>
          <wp:inline distB="114300" distT="114300" distL="114300" distR="114300">
            <wp:extent cx="2619375" cy="1619250"/>
            <wp:effectExtent b="25400" l="25400" r="25400" t="25400"/>
            <wp:docPr descr="Picture 22" id="2" name="image15.png"/>
            <a:graphic>
              <a:graphicData uri="http://schemas.openxmlformats.org/drawingml/2006/picture">
                <pic:pic>
                  <pic:nvPicPr>
                    <pic:cNvPr descr="Picture 22" id="0" name="image15.png"/>
                    <pic:cNvPicPr preferRelativeResize="0"/>
                  </pic:nvPicPr>
                  <pic:blipFill>
                    <a:blip r:embed="rId31"/>
                    <a:srcRect b="0" l="0" r="0" t="0"/>
                    <a:stretch>
                      <a:fillRect/>
                    </a:stretch>
                  </pic:blipFill>
                  <pic:spPr>
                    <a:xfrm>
                      <a:off x="0" y="0"/>
                      <a:ext cx="2619375" cy="161925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8A">
      <w:pPr>
        <w:numPr>
          <w:ilvl w:val="0"/>
          <w:numId w:val="1"/>
        </w:numPr>
        <w:shd w:fill="ffffff" w:val="clear"/>
        <w:spacing w:after="300" w:before="0" w:line="276" w:lineRule="auto"/>
        <w:ind w:left="720" w:right="-990" w:hanging="360"/>
        <w:jc w:val="both"/>
        <w:rPr>
          <w:sz w:val="28"/>
          <w:szCs w:val="28"/>
        </w:rPr>
      </w:pPr>
      <w:r w:rsidDel="00000000" w:rsidR="00000000" w:rsidRPr="00000000">
        <w:rPr>
          <w:color w:val="1f2328"/>
          <w:sz w:val="28"/>
          <w:szCs w:val="28"/>
          <w:rtl w:val="0"/>
        </w:rPr>
        <w:t xml:space="preserve">To </w:t>
      </w:r>
      <w:r w:rsidDel="00000000" w:rsidR="00000000" w:rsidRPr="00000000">
        <w:rPr>
          <w:b w:val="1"/>
          <w:bCs w:val="1"/>
          <w:color w:val="1f2328"/>
          <w:sz w:val="28"/>
          <w:szCs w:val="28"/>
          <w:rtl w:val="0"/>
        </w:rPr>
        <w:t xml:space="preserve">rename </w:t>
      </w:r>
      <w:r w:rsidDel="00000000" w:rsidR="00000000" w:rsidRPr="00000000">
        <w:rPr>
          <w:color w:val="1f2328"/>
          <w:sz w:val="28"/>
          <w:szCs w:val="28"/>
          <w:rtl w:val="0"/>
        </w:rPr>
        <w:t xml:space="preserve">the measure, right-click it, select Rename, then rename as </w:t>
      </w:r>
      <w:r w:rsidDel="00000000" w:rsidR="00000000" w:rsidRPr="00000000">
        <w:rPr>
          <w:b w:val="1"/>
          <w:bCs w:val="1"/>
          <w:i w:val="1"/>
          <w:iCs w:val="1"/>
          <w:color w:val="1f2328"/>
          <w:sz w:val="28"/>
          <w:szCs w:val="28"/>
          <w:rtl w:val="0"/>
        </w:rPr>
        <w:t xml:space="preserve">Profit</w:t>
      </w:r>
      <w:r w:rsidDel="00000000" w:rsidR="00000000" w:rsidRPr="00000000">
        <w:rPr>
          <w:color w:val="1f2328"/>
          <w:sz w:val="28"/>
          <w:szCs w:val="28"/>
          <w:rtl w:val="0"/>
        </w:rPr>
        <w:t xml:space="preserve">.</w:t>
        <w:br w:type="textWrapping"/>
      </w:r>
      <w:r w:rsidDel="00000000" w:rsidR="00000000" w:rsidRPr="00000000">
        <w:rPr>
          <w:i w:val="1"/>
          <w:iCs w:val="1"/>
          <w:color w:val="59636e"/>
          <w:sz w:val="28"/>
          <w:szCs w:val="28"/>
          <w:rtl w:val="0"/>
        </w:rPr>
        <w:t xml:space="preserve">Tip: To rename a field, you can also double-click it, or select it and press F2.</w:t>
      </w:r>
    </w:p>
    <w:p w:rsidR="00000000" w:rsidDel="00000000" w:rsidP="00000000" w:rsidRDefault="00000000" w:rsidRPr="00000000" w14:paraId="0000008B">
      <w:pPr>
        <w:numPr>
          <w:ilvl w:val="0"/>
          <w:numId w:val="1"/>
        </w:numPr>
        <w:shd w:fill="ffffff" w:val="clear"/>
        <w:spacing w:after="300" w:before="0" w:line="276" w:lineRule="auto"/>
        <w:ind w:left="720" w:right="-990" w:hanging="360"/>
        <w:jc w:val="both"/>
        <w:rPr>
          <w:sz w:val="28"/>
          <w:szCs w:val="28"/>
        </w:rPr>
      </w:pPr>
      <w:r w:rsidDel="00000000" w:rsidR="00000000" w:rsidRPr="00000000">
        <w:rPr>
          <w:color w:val="1f2328"/>
          <w:sz w:val="28"/>
          <w:szCs w:val="28"/>
          <w:rtl w:val="0"/>
        </w:rPr>
        <w:t xml:space="preserve">In the </w:t>
      </w:r>
      <w:r w:rsidDel="00000000" w:rsidR="00000000" w:rsidRPr="00000000">
        <w:rPr>
          <w:color w:val="980000"/>
          <w:sz w:val="28"/>
          <w:szCs w:val="28"/>
          <w:rtl w:val="0"/>
        </w:rPr>
        <w:t xml:space="preserve">Sales table,</w:t>
      </w:r>
      <w:r w:rsidDel="00000000" w:rsidR="00000000" w:rsidRPr="00000000">
        <w:rPr>
          <w:color w:val="1f2328"/>
          <w:sz w:val="28"/>
          <w:szCs w:val="28"/>
          <w:rtl w:val="0"/>
        </w:rPr>
        <w:t xml:space="preserve"> add a </w:t>
      </w:r>
      <w:r w:rsidDel="00000000" w:rsidR="00000000" w:rsidRPr="00000000">
        <w:rPr>
          <w:color w:val="1f2328"/>
          <w:sz w:val="28"/>
          <w:szCs w:val="28"/>
          <w:u w:val="single"/>
          <w:rtl w:val="0"/>
        </w:rPr>
        <w:t xml:space="preserve">second quick measure,</w:t>
      </w:r>
      <w:r w:rsidDel="00000000" w:rsidR="00000000" w:rsidRPr="00000000">
        <w:rPr>
          <w:color w:val="1f2328"/>
          <w:sz w:val="28"/>
          <w:szCs w:val="28"/>
          <w:rtl w:val="0"/>
        </w:rPr>
        <w:t xml:space="preserve"> based on the following requirements:</w:t>
        <w:br w:type="textWrapping"/>
      </w:r>
      <w:r w:rsidDel="00000000" w:rsidR="00000000" w:rsidRPr="00000000">
        <w:rPr>
          <w:b w:val="1"/>
          <w:bCs w:val="1"/>
          <w:color w:val="59636e"/>
          <w:sz w:val="24"/>
          <w:szCs w:val="24"/>
          <w:rtl w:val="0"/>
        </w:rPr>
        <w:t xml:space="preserve">_Important</w:t>
      </w:r>
      <w:r w:rsidDel="00000000" w:rsidR="00000000" w:rsidRPr="00000000">
        <w:rPr>
          <w:color w:val="59636e"/>
          <w:sz w:val="24"/>
          <w:szCs w:val="24"/>
          <w:rtl w:val="0"/>
        </w:rPr>
        <w:t xml:space="preserve">: </w:t>
      </w:r>
      <w:r w:rsidDel="00000000" w:rsidR="00000000" w:rsidRPr="00000000">
        <w:rPr>
          <w:b w:val="1"/>
          <w:bCs w:val="1"/>
          <w:color w:val="59636e"/>
          <w:sz w:val="24"/>
          <w:szCs w:val="24"/>
          <w:rtl w:val="0"/>
        </w:rPr>
        <w:t xml:space="preserve">If the option to create a quick measure doesn't appear in the context menu</w:t>
      </w:r>
      <w:r w:rsidDel="00000000" w:rsidR="00000000" w:rsidRPr="00000000">
        <w:rPr>
          <w:color w:val="59636e"/>
          <w:sz w:val="24"/>
          <w:szCs w:val="24"/>
          <w:rtl w:val="0"/>
        </w:rPr>
        <w:t xml:space="preserve">, use the command located on the Home ribbon, from inside the Calculations group.</w:t>
      </w:r>
    </w:p>
    <w:p w:rsidR="00000000" w:rsidDel="00000000" w:rsidP="00000000" w:rsidRDefault="00000000" w:rsidRPr="00000000" w14:paraId="0000008C">
      <w:pPr>
        <w:numPr>
          <w:ilvl w:val="1"/>
          <w:numId w:val="1"/>
        </w:numPr>
        <w:spacing w:after="300" w:before="0" w:line="276" w:lineRule="auto"/>
        <w:ind w:left="1440" w:right="-990" w:hanging="360"/>
        <w:jc w:val="both"/>
        <w:rPr>
          <w:sz w:val="28"/>
          <w:szCs w:val="28"/>
        </w:rPr>
      </w:pPr>
      <w:r w:rsidDel="00000000" w:rsidR="00000000" w:rsidRPr="00000000">
        <w:rPr>
          <w:color w:val="1f2328"/>
          <w:sz w:val="28"/>
          <w:szCs w:val="28"/>
          <w:rtl w:val="0"/>
        </w:rPr>
        <w:t xml:space="preserve">Use the </w:t>
      </w:r>
      <w:r w:rsidDel="00000000" w:rsidR="00000000" w:rsidRPr="00000000">
        <w:rPr>
          <w:color w:val="980000"/>
          <w:sz w:val="28"/>
          <w:szCs w:val="28"/>
          <w:rtl w:val="0"/>
        </w:rPr>
        <w:t xml:space="preserve">Division mathematical operation.</w:t>
      </w:r>
    </w:p>
    <w:p w:rsidR="00000000" w:rsidDel="00000000" w:rsidP="00000000" w:rsidRDefault="00000000" w:rsidRPr="00000000" w14:paraId="0000008D">
      <w:pPr>
        <w:numPr>
          <w:ilvl w:val="1"/>
          <w:numId w:val="1"/>
        </w:numPr>
        <w:spacing w:after="300" w:before="0" w:line="276" w:lineRule="auto"/>
        <w:ind w:left="1440" w:right="-990" w:hanging="360"/>
        <w:jc w:val="both"/>
        <w:rPr>
          <w:sz w:val="28"/>
          <w:szCs w:val="28"/>
        </w:rPr>
      </w:pPr>
      <w:r w:rsidDel="00000000" w:rsidR="00000000" w:rsidRPr="00000000">
        <w:rPr>
          <w:color w:val="1f2328"/>
          <w:sz w:val="28"/>
          <w:szCs w:val="28"/>
          <w:rtl w:val="0"/>
        </w:rPr>
        <w:t xml:space="preserve">Set the </w:t>
      </w:r>
      <w:r w:rsidDel="00000000" w:rsidR="00000000" w:rsidRPr="00000000">
        <w:rPr>
          <w:b w:val="1"/>
          <w:bCs w:val="1"/>
          <w:color w:val="1f2328"/>
          <w:sz w:val="28"/>
          <w:szCs w:val="28"/>
          <w:rtl w:val="0"/>
        </w:rPr>
        <w:t xml:space="preserve">Numerator </w:t>
      </w:r>
      <w:r w:rsidDel="00000000" w:rsidR="00000000" w:rsidRPr="00000000">
        <w:rPr>
          <w:color w:val="1f2328"/>
          <w:sz w:val="28"/>
          <w:szCs w:val="28"/>
          <w:rtl w:val="0"/>
        </w:rPr>
        <w:t xml:space="preserve">to the Sales | Profit field.</w:t>
      </w:r>
    </w:p>
    <w:p w:rsidR="00000000" w:rsidDel="00000000" w:rsidP="00000000" w:rsidRDefault="00000000" w:rsidRPr="00000000" w14:paraId="0000008E">
      <w:pPr>
        <w:numPr>
          <w:ilvl w:val="1"/>
          <w:numId w:val="1"/>
        </w:numPr>
        <w:spacing w:after="300" w:before="0" w:line="276" w:lineRule="auto"/>
        <w:ind w:left="1440" w:right="-990" w:hanging="360"/>
        <w:jc w:val="both"/>
        <w:rPr>
          <w:sz w:val="28"/>
          <w:szCs w:val="28"/>
        </w:rPr>
      </w:pPr>
      <w:r w:rsidDel="00000000" w:rsidR="00000000" w:rsidRPr="00000000">
        <w:rPr>
          <w:color w:val="1f2328"/>
          <w:sz w:val="28"/>
          <w:szCs w:val="28"/>
          <w:rtl w:val="0"/>
        </w:rPr>
        <w:t xml:space="preserve">Set the </w:t>
      </w:r>
      <w:r w:rsidDel="00000000" w:rsidR="00000000" w:rsidRPr="00000000">
        <w:rPr>
          <w:b w:val="1"/>
          <w:bCs w:val="1"/>
          <w:color w:val="1f2328"/>
          <w:sz w:val="28"/>
          <w:szCs w:val="28"/>
          <w:rtl w:val="0"/>
        </w:rPr>
        <w:t xml:space="preserve">Denominator </w:t>
      </w:r>
      <w:r w:rsidDel="00000000" w:rsidR="00000000" w:rsidRPr="00000000">
        <w:rPr>
          <w:color w:val="1f2328"/>
          <w:sz w:val="28"/>
          <w:szCs w:val="28"/>
          <w:rtl w:val="0"/>
        </w:rPr>
        <w:t xml:space="preserve">to Sales | Sales field.</w:t>
      </w:r>
    </w:p>
    <w:p w:rsidR="00000000" w:rsidDel="00000000" w:rsidP="00000000" w:rsidRDefault="00000000" w:rsidRPr="00000000" w14:paraId="0000008F">
      <w:pPr>
        <w:numPr>
          <w:ilvl w:val="1"/>
          <w:numId w:val="1"/>
        </w:numPr>
        <w:spacing w:after="300" w:before="0" w:line="276" w:lineRule="auto"/>
        <w:ind w:left="1440" w:right="-990" w:hanging="360"/>
        <w:jc w:val="both"/>
        <w:rPr>
          <w:sz w:val="28"/>
          <w:szCs w:val="28"/>
        </w:rPr>
      </w:pPr>
      <w:r w:rsidDel="00000000" w:rsidR="00000000" w:rsidRPr="00000000">
        <w:rPr>
          <w:b w:val="1"/>
          <w:bCs w:val="1"/>
          <w:color w:val="1f2328"/>
          <w:sz w:val="28"/>
          <w:szCs w:val="28"/>
          <w:rtl w:val="0"/>
        </w:rPr>
        <w:t xml:space="preserve">Rename </w:t>
      </w:r>
      <w:r w:rsidDel="00000000" w:rsidR="00000000" w:rsidRPr="00000000">
        <w:rPr>
          <w:color w:val="1f2328"/>
          <w:sz w:val="28"/>
          <w:szCs w:val="28"/>
          <w:rtl w:val="0"/>
        </w:rPr>
        <w:t xml:space="preserve">the measure as </w:t>
      </w:r>
      <w:r w:rsidDel="00000000" w:rsidR="00000000" w:rsidRPr="00000000">
        <w:rPr>
          <w:i w:val="1"/>
          <w:iCs w:val="1"/>
          <w:color w:val="1f2328"/>
          <w:sz w:val="28"/>
          <w:szCs w:val="28"/>
          <w:rtl w:val="0"/>
        </w:rPr>
        <w:t xml:space="preserve">Profit Margin</w:t>
      </w:r>
      <w:r w:rsidDel="00000000" w:rsidR="00000000" w:rsidRPr="00000000">
        <w:rPr>
          <w:color w:val="1f2328"/>
          <w:sz w:val="28"/>
          <w:szCs w:val="28"/>
          <w:rtl w:val="0"/>
        </w:rPr>
        <w:t xml:space="preserve">.</w:t>
      </w:r>
    </w:p>
    <w:p w:rsidR="00000000" w:rsidDel="00000000" w:rsidP="00000000" w:rsidRDefault="00000000" w:rsidRPr="00000000" w14:paraId="00000090">
      <w:pPr>
        <w:numPr>
          <w:ilvl w:val="0"/>
          <w:numId w:val="1"/>
        </w:numPr>
        <w:shd w:fill="ffffff" w:val="clear"/>
        <w:spacing w:after="300" w:before="0" w:line="276" w:lineRule="auto"/>
        <w:ind w:left="720" w:right="-990" w:hanging="360"/>
        <w:jc w:val="both"/>
        <w:rPr>
          <w:sz w:val="28"/>
          <w:szCs w:val="28"/>
        </w:rPr>
      </w:pPr>
      <w:r w:rsidDel="00000000" w:rsidR="00000000" w:rsidRPr="00000000">
        <w:rPr>
          <w:color w:val="1f2328"/>
          <w:sz w:val="28"/>
          <w:szCs w:val="28"/>
          <w:rtl w:val="0"/>
        </w:rPr>
        <w:t xml:space="preserve">Ensure the </w:t>
      </w:r>
      <w:r w:rsidDel="00000000" w:rsidR="00000000" w:rsidRPr="00000000">
        <w:rPr>
          <w:b w:val="1"/>
          <w:bCs w:val="1"/>
          <w:color w:val="1f2328"/>
          <w:sz w:val="28"/>
          <w:szCs w:val="28"/>
          <w:rtl w:val="0"/>
        </w:rPr>
        <w:t xml:space="preserve">Profit Margin measure</w:t>
      </w:r>
      <w:r w:rsidDel="00000000" w:rsidR="00000000" w:rsidRPr="00000000">
        <w:rPr>
          <w:color w:val="1f2328"/>
          <w:sz w:val="28"/>
          <w:szCs w:val="28"/>
          <w:rtl w:val="0"/>
        </w:rPr>
        <w:t xml:space="preserve"> is selected, and then on the Measure Tools contextual ribbon, set the format to </w:t>
      </w:r>
      <w:r w:rsidDel="00000000" w:rsidR="00000000" w:rsidRPr="00000000">
        <w:rPr>
          <w:b w:val="1"/>
          <w:bCs w:val="1"/>
          <w:color w:val="1f2328"/>
          <w:sz w:val="28"/>
          <w:szCs w:val="28"/>
          <w:rtl w:val="0"/>
        </w:rPr>
        <w:t xml:space="preserve">Percentage</w:t>
      </w:r>
      <w:r w:rsidDel="00000000" w:rsidR="00000000" w:rsidRPr="00000000">
        <w:rPr>
          <w:color w:val="1f2328"/>
          <w:sz w:val="28"/>
          <w:szCs w:val="28"/>
          <w:rtl w:val="0"/>
        </w:rPr>
        <w:t xml:space="preserve">, with </w:t>
      </w:r>
      <w:r w:rsidDel="00000000" w:rsidR="00000000" w:rsidRPr="00000000">
        <w:rPr>
          <w:color w:val="980000"/>
          <w:sz w:val="28"/>
          <w:szCs w:val="28"/>
          <w:rtl w:val="0"/>
        </w:rPr>
        <w:t xml:space="preserve">two decimal places</w:t>
      </w:r>
      <w:r w:rsidDel="00000000" w:rsidR="00000000" w:rsidRPr="00000000">
        <w:rPr>
          <w:color w:val="1f2328"/>
          <w:sz w:val="28"/>
          <w:szCs w:val="28"/>
          <w:rtl w:val="0"/>
        </w:rPr>
        <w:t xml:space="preserve">.</w:t>
        <w:br w:type="textWrapping"/>
      </w:r>
      <w:r w:rsidDel="00000000" w:rsidR="00000000" w:rsidRPr="00000000">
        <w:rPr>
          <w:color w:val="1f2328"/>
          <w:sz w:val="28"/>
          <w:szCs w:val="28"/>
        </w:rPr>
        <w:drawing>
          <wp:inline distB="114300" distT="114300" distL="114300" distR="114300">
            <wp:extent cx="2609850" cy="1104900"/>
            <wp:effectExtent b="25400" l="25400" r="25400" t="25400"/>
            <wp:docPr descr="Picture 23" id="11" name="image11.png"/>
            <a:graphic>
              <a:graphicData uri="http://schemas.openxmlformats.org/drawingml/2006/picture">
                <pic:pic>
                  <pic:nvPicPr>
                    <pic:cNvPr descr="Picture 23" id="0" name="image11.png"/>
                    <pic:cNvPicPr preferRelativeResize="0"/>
                  </pic:nvPicPr>
                  <pic:blipFill>
                    <a:blip r:embed="rId32"/>
                    <a:srcRect b="0" l="0" r="0" t="0"/>
                    <a:stretch>
                      <a:fillRect/>
                    </a:stretch>
                  </pic:blipFill>
                  <pic:spPr>
                    <a:xfrm>
                      <a:off x="0" y="0"/>
                      <a:ext cx="2609850" cy="11049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91">
      <w:pPr>
        <w:numPr>
          <w:ilvl w:val="0"/>
          <w:numId w:val="1"/>
        </w:numPr>
        <w:shd w:fill="ffffff" w:val="clear"/>
        <w:spacing w:after="300" w:before="0" w:line="276" w:lineRule="auto"/>
        <w:ind w:left="720" w:right="-990" w:hanging="360"/>
        <w:jc w:val="both"/>
        <w:rPr>
          <w:sz w:val="28"/>
          <w:szCs w:val="28"/>
        </w:rPr>
      </w:pPr>
      <w:r w:rsidDel="00000000" w:rsidR="00000000" w:rsidRPr="00000000">
        <w:rPr>
          <w:color w:val="1f2328"/>
          <w:sz w:val="28"/>
          <w:szCs w:val="28"/>
          <w:rtl w:val="0"/>
        </w:rPr>
        <w:t xml:space="preserve">To test the two measures, first select the </w:t>
      </w:r>
      <w:r w:rsidDel="00000000" w:rsidR="00000000" w:rsidRPr="00000000">
        <w:rPr>
          <w:b w:val="1"/>
          <w:bCs w:val="1"/>
          <w:color w:val="1f2328"/>
          <w:sz w:val="28"/>
          <w:szCs w:val="28"/>
          <w:rtl w:val="0"/>
        </w:rPr>
        <w:t xml:space="preserve">existing table</w:t>
      </w:r>
      <w:r w:rsidDel="00000000" w:rsidR="00000000" w:rsidRPr="00000000">
        <w:rPr>
          <w:color w:val="1f2328"/>
          <w:sz w:val="28"/>
          <w:szCs w:val="28"/>
          <w:rtl w:val="0"/>
        </w:rPr>
        <w:t xml:space="preserve"> visual on the page.</w:t>
      </w:r>
    </w:p>
    <w:p w:rsidR="00000000" w:rsidDel="00000000" w:rsidP="00000000" w:rsidRDefault="00000000" w:rsidRPr="00000000" w14:paraId="00000092">
      <w:pPr>
        <w:numPr>
          <w:ilvl w:val="0"/>
          <w:numId w:val="1"/>
        </w:numPr>
        <w:shd w:fill="ffffff" w:val="clear"/>
        <w:spacing w:after="300" w:before="0" w:line="276" w:lineRule="auto"/>
        <w:ind w:left="720" w:right="-990" w:hanging="360"/>
        <w:jc w:val="both"/>
        <w:rPr>
          <w:sz w:val="28"/>
          <w:szCs w:val="28"/>
        </w:rPr>
      </w:pPr>
      <w:r w:rsidDel="00000000" w:rsidR="00000000" w:rsidRPr="00000000">
        <w:rPr>
          <w:color w:val="1f2328"/>
          <w:sz w:val="28"/>
          <w:szCs w:val="28"/>
          <w:rtl w:val="0"/>
        </w:rPr>
        <w:t xml:space="preserve">In the</w:t>
      </w:r>
      <w:r w:rsidDel="00000000" w:rsidR="00000000" w:rsidRPr="00000000">
        <w:rPr>
          <w:b w:val="1"/>
          <w:bCs w:val="1"/>
          <w:color w:val="1f2328"/>
          <w:sz w:val="28"/>
          <w:szCs w:val="28"/>
          <w:rtl w:val="0"/>
        </w:rPr>
        <w:t xml:space="preserve"> Data pane, </w:t>
      </w:r>
      <w:r w:rsidDel="00000000" w:rsidR="00000000" w:rsidRPr="00000000">
        <w:rPr>
          <w:color w:val="1f2328"/>
          <w:sz w:val="28"/>
          <w:szCs w:val="28"/>
          <w:rtl w:val="0"/>
        </w:rPr>
        <w:t xml:space="preserve">check the</w:t>
      </w:r>
      <w:r w:rsidDel="00000000" w:rsidR="00000000" w:rsidRPr="00000000">
        <w:rPr>
          <w:color w:val="1f2328"/>
          <w:sz w:val="28"/>
          <w:szCs w:val="28"/>
          <w:u w:val="single"/>
          <w:rtl w:val="0"/>
        </w:rPr>
        <w:t xml:space="preserve"> Profit and Profit Margin </w:t>
      </w:r>
      <w:r w:rsidDel="00000000" w:rsidR="00000000" w:rsidRPr="00000000">
        <w:rPr>
          <w:color w:val="1f2328"/>
          <w:sz w:val="28"/>
          <w:szCs w:val="28"/>
          <w:rtl w:val="0"/>
        </w:rPr>
        <w:t xml:space="preserve">measures to add them to the table.</w:t>
        <w:br w:type="textWrapping"/>
      </w:r>
      <w:r w:rsidDel="00000000" w:rsidR="00000000" w:rsidRPr="00000000">
        <w:rPr>
          <w:color w:val="1f2328"/>
          <w:sz w:val="28"/>
          <w:szCs w:val="28"/>
        </w:rPr>
        <w:drawing>
          <wp:inline distB="114300" distT="114300" distL="114300" distR="114300">
            <wp:extent cx="1819275" cy="1876425"/>
            <wp:effectExtent b="25400" l="25400" r="25400" t="25400"/>
            <wp:docPr descr="Picture 24" id="31" name="image23.png"/>
            <a:graphic>
              <a:graphicData uri="http://schemas.openxmlformats.org/drawingml/2006/picture">
                <pic:pic>
                  <pic:nvPicPr>
                    <pic:cNvPr descr="Picture 24" id="0" name="image23.png"/>
                    <pic:cNvPicPr preferRelativeResize="0"/>
                  </pic:nvPicPr>
                  <pic:blipFill>
                    <a:blip r:embed="rId33"/>
                    <a:srcRect b="0" l="0" r="0" t="0"/>
                    <a:stretch>
                      <a:fillRect/>
                    </a:stretch>
                  </pic:blipFill>
                  <pic:spPr>
                    <a:xfrm>
                      <a:off x="0" y="0"/>
                      <a:ext cx="1819275" cy="1876425"/>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93">
      <w:pPr>
        <w:numPr>
          <w:ilvl w:val="0"/>
          <w:numId w:val="1"/>
        </w:numPr>
        <w:shd w:fill="ffffff" w:val="clear"/>
        <w:spacing w:after="300" w:before="0" w:line="276" w:lineRule="auto"/>
        <w:ind w:left="720" w:right="-990" w:hanging="360"/>
        <w:jc w:val="both"/>
        <w:rPr>
          <w:sz w:val="28"/>
          <w:szCs w:val="28"/>
        </w:rPr>
      </w:pPr>
      <w:r w:rsidDel="00000000" w:rsidR="00000000" w:rsidRPr="00000000">
        <w:rPr>
          <w:b w:val="1"/>
          <w:bCs w:val="1"/>
          <w:color w:val="1f2328"/>
          <w:sz w:val="28"/>
          <w:szCs w:val="28"/>
          <w:rtl w:val="0"/>
        </w:rPr>
        <w:t xml:space="preserve">Select and drag </w:t>
      </w:r>
      <w:r w:rsidDel="00000000" w:rsidR="00000000" w:rsidRPr="00000000">
        <w:rPr>
          <w:color w:val="1f2328"/>
          <w:sz w:val="28"/>
          <w:szCs w:val="28"/>
          <w:rtl w:val="0"/>
        </w:rPr>
        <w:t xml:space="preserve">the right guide to widen the table visual.</w:t>
        <w:br w:type="textWrapping"/>
      </w:r>
      <w:r w:rsidDel="00000000" w:rsidR="00000000" w:rsidRPr="00000000">
        <w:rPr>
          <w:color w:val="1f2328"/>
          <w:sz w:val="28"/>
          <w:szCs w:val="28"/>
        </w:rPr>
        <w:drawing>
          <wp:inline distB="114300" distT="114300" distL="114300" distR="114300">
            <wp:extent cx="4010025" cy="1885950"/>
            <wp:effectExtent b="25400" l="25400" r="25400" t="25400"/>
            <wp:docPr descr="Picture 25" id="37" name="image30.png"/>
            <a:graphic>
              <a:graphicData uri="http://schemas.openxmlformats.org/drawingml/2006/picture">
                <pic:pic>
                  <pic:nvPicPr>
                    <pic:cNvPr descr="Picture 25" id="0" name="image30.png"/>
                    <pic:cNvPicPr preferRelativeResize="0"/>
                  </pic:nvPicPr>
                  <pic:blipFill>
                    <a:blip r:embed="rId34"/>
                    <a:srcRect b="0" l="0" r="0" t="0"/>
                    <a:stretch>
                      <a:fillRect/>
                    </a:stretch>
                  </pic:blipFill>
                  <pic:spPr>
                    <a:xfrm>
                      <a:off x="0" y="0"/>
                      <a:ext cx="4010025" cy="188595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94">
      <w:pPr>
        <w:numPr>
          <w:ilvl w:val="0"/>
          <w:numId w:val="1"/>
        </w:numPr>
        <w:shd w:fill="ffffff" w:val="clear"/>
        <w:spacing w:after="300" w:before="0" w:line="276" w:lineRule="auto"/>
        <w:ind w:left="720" w:right="-990" w:hanging="360"/>
        <w:jc w:val="both"/>
        <w:rPr>
          <w:sz w:val="28"/>
          <w:szCs w:val="28"/>
        </w:rPr>
      </w:pPr>
      <w:r w:rsidDel="00000000" w:rsidR="00000000" w:rsidRPr="00000000">
        <w:rPr>
          <w:color w:val="1f2328"/>
          <w:sz w:val="28"/>
          <w:szCs w:val="28"/>
          <w:rtl w:val="0"/>
        </w:rPr>
        <w:t xml:space="preserve">Verify that the measures produce reasonable results that are correctly formatted.</w:t>
        <w:br w:type="textWrapping"/>
      </w:r>
      <w:r w:rsidDel="00000000" w:rsidR="00000000" w:rsidRPr="00000000">
        <w:rPr>
          <w:color w:val="1f2328"/>
          <w:sz w:val="28"/>
          <w:szCs w:val="28"/>
        </w:rPr>
        <w:drawing>
          <wp:inline distB="114300" distT="114300" distL="114300" distR="114300">
            <wp:extent cx="3667125" cy="1638300"/>
            <wp:effectExtent b="25400" l="25400" r="25400" t="25400"/>
            <wp:docPr descr="Picture 26" id="27" name="image29.png"/>
            <a:graphic>
              <a:graphicData uri="http://schemas.openxmlformats.org/drawingml/2006/picture">
                <pic:pic>
                  <pic:nvPicPr>
                    <pic:cNvPr descr="Picture 26" id="0" name="image29.png"/>
                    <pic:cNvPicPr preferRelativeResize="0"/>
                  </pic:nvPicPr>
                  <pic:blipFill>
                    <a:blip r:embed="rId35"/>
                    <a:srcRect b="0" l="0" r="0" t="0"/>
                    <a:stretch>
                      <a:fillRect/>
                    </a:stretch>
                  </pic:blipFill>
                  <pic:spPr>
                    <a:xfrm>
                      <a:off x="0" y="0"/>
                      <a:ext cx="3667125" cy="16383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95">
      <w:pPr>
        <w:pStyle w:val="Heading2"/>
        <w:keepNext w:val="0"/>
        <w:keepLines w:val="0"/>
        <w:pBdr>
          <w:bottom w:color="auto" w:space="5" w:sz="0" w:val="none"/>
        </w:pBdr>
        <w:shd w:fill="ffffff" w:val="clear"/>
        <w:spacing w:after="300" w:before="0" w:line="276" w:lineRule="auto"/>
        <w:ind w:right="-990"/>
        <w:jc w:val="both"/>
        <w:rPr>
          <w:b w:val="1"/>
          <w:bCs w:val="1"/>
          <w:color w:val="1f2328"/>
          <w:sz w:val="28"/>
          <w:szCs w:val="28"/>
        </w:rPr>
      </w:pPr>
      <w:bookmarkStart w:colFirst="0" w:colLast="0" w:name="_6jza31wqeu2e" w:id="12"/>
      <w:bookmarkEnd w:id="12"/>
      <w:r w:rsidDel="00000000" w:rsidR="00000000" w:rsidRPr="00000000">
        <w:rPr>
          <w:b w:val="1"/>
          <w:bCs w:val="1"/>
          <w:color w:val="1f2328"/>
          <w:sz w:val="28"/>
          <w:szCs w:val="28"/>
          <w:rtl w:val="0"/>
        </w:rPr>
        <w:t xml:space="preserve">Create a many-to-many relationship</w:t>
      </w:r>
    </w:p>
    <w:p w:rsidR="00000000" w:rsidDel="00000000" w:rsidP="00000000" w:rsidRDefault="00000000" w:rsidRPr="00000000" w14:paraId="00000096">
      <w:pPr>
        <w:shd w:fill="ffffff" w:val="clear"/>
        <w:spacing w:after="300" w:before="0" w:line="276" w:lineRule="auto"/>
        <w:ind w:right="-990"/>
        <w:jc w:val="both"/>
        <w:rPr>
          <w:color w:val="1f2328"/>
          <w:sz w:val="28"/>
          <w:szCs w:val="28"/>
        </w:rPr>
      </w:pPr>
      <w:r w:rsidDel="00000000" w:rsidR="00000000" w:rsidRPr="00000000">
        <w:rPr>
          <w:color w:val="1f2328"/>
          <w:sz w:val="28"/>
          <w:szCs w:val="28"/>
          <w:rtl w:val="0"/>
        </w:rPr>
        <w:t xml:space="preserve">In this task, you'll create a many-to-many relationship between the Salesperson table and the Sales table.</w:t>
      </w:r>
    </w:p>
    <w:p w:rsidR="00000000" w:rsidDel="00000000" w:rsidP="00000000" w:rsidRDefault="00000000" w:rsidRPr="00000000" w14:paraId="00000097">
      <w:pPr>
        <w:numPr>
          <w:ilvl w:val="0"/>
          <w:numId w:val="4"/>
        </w:numPr>
        <w:shd w:fill="ffffff" w:val="clear"/>
        <w:spacing w:after="300" w:before="0" w:line="276" w:lineRule="auto"/>
        <w:ind w:left="720" w:right="-990" w:hanging="360"/>
        <w:jc w:val="both"/>
        <w:rPr>
          <w:sz w:val="28"/>
          <w:szCs w:val="28"/>
        </w:rPr>
      </w:pPr>
      <w:r w:rsidDel="00000000" w:rsidR="00000000" w:rsidRPr="00000000">
        <w:rPr>
          <w:color w:val="1f2328"/>
          <w:sz w:val="28"/>
          <w:szCs w:val="28"/>
          <w:rtl w:val="0"/>
        </w:rPr>
        <w:t xml:space="preserve">In </w:t>
      </w:r>
      <w:r w:rsidDel="00000000" w:rsidR="00000000" w:rsidRPr="00000000">
        <w:rPr>
          <w:color w:val="980000"/>
          <w:sz w:val="28"/>
          <w:szCs w:val="28"/>
          <w:rtl w:val="0"/>
        </w:rPr>
        <w:t xml:space="preserve">Report view</w:t>
      </w:r>
      <w:r w:rsidDel="00000000" w:rsidR="00000000" w:rsidRPr="00000000">
        <w:rPr>
          <w:color w:val="1f2328"/>
          <w:sz w:val="28"/>
          <w:szCs w:val="28"/>
          <w:rtl w:val="0"/>
        </w:rPr>
        <w:t xml:space="preserve">, select a blank area of the report page.</w:t>
      </w:r>
    </w:p>
    <w:p w:rsidR="00000000" w:rsidDel="00000000" w:rsidP="00000000" w:rsidRDefault="00000000" w:rsidRPr="00000000" w14:paraId="00000098">
      <w:pPr>
        <w:numPr>
          <w:ilvl w:val="0"/>
          <w:numId w:val="4"/>
        </w:numPr>
        <w:shd w:fill="ffffff" w:val="clear"/>
        <w:spacing w:after="300" w:before="0" w:line="276" w:lineRule="auto"/>
        <w:ind w:left="720" w:right="-990" w:hanging="360"/>
        <w:jc w:val="both"/>
        <w:rPr>
          <w:sz w:val="28"/>
          <w:szCs w:val="28"/>
        </w:rPr>
      </w:pPr>
      <w:r w:rsidDel="00000000" w:rsidR="00000000" w:rsidRPr="00000000">
        <w:rPr>
          <w:color w:val="1f2328"/>
          <w:sz w:val="28"/>
          <w:szCs w:val="28"/>
          <w:rtl w:val="0"/>
        </w:rPr>
        <w:t xml:space="preserve">To create a new table visual, in the </w:t>
      </w:r>
      <w:r w:rsidDel="00000000" w:rsidR="00000000" w:rsidRPr="00000000">
        <w:rPr>
          <w:b w:val="1"/>
          <w:bCs w:val="1"/>
          <w:color w:val="1f2328"/>
          <w:sz w:val="28"/>
          <w:szCs w:val="28"/>
          <w:rtl w:val="0"/>
        </w:rPr>
        <w:t xml:space="preserve">Data pane</w:t>
      </w:r>
      <w:r w:rsidDel="00000000" w:rsidR="00000000" w:rsidRPr="00000000">
        <w:rPr>
          <w:color w:val="1f2328"/>
          <w:sz w:val="28"/>
          <w:szCs w:val="28"/>
          <w:rtl w:val="0"/>
        </w:rPr>
        <w:t xml:space="preserve">, check the following two fields:</w:t>
      </w:r>
    </w:p>
    <w:p w:rsidR="00000000" w:rsidDel="00000000" w:rsidP="00000000" w:rsidRDefault="00000000" w:rsidRPr="00000000" w14:paraId="00000099">
      <w:pPr>
        <w:numPr>
          <w:ilvl w:val="1"/>
          <w:numId w:val="4"/>
        </w:numPr>
        <w:spacing w:after="300" w:before="0" w:line="276" w:lineRule="auto"/>
        <w:ind w:left="1440" w:right="-990" w:hanging="360"/>
        <w:jc w:val="both"/>
        <w:rPr>
          <w:sz w:val="28"/>
          <w:szCs w:val="28"/>
        </w:rPr>
      </w:pPr>
      <w:r w:rsidDel="00000000" w:rsidR="00000000" w:rsidRPr="00000000">
        <w:rPr>
          <w:color w:val="1f2328"/>
          <w:sz w:val="28"/>
          <w:szCs w:val="28"/>
          <w:rtl w:val="0"/>
        </w:rPr>
        <w:t xml:space="preserve">Salesperson | Salesperson</w:t>
      </w:r>
    </w:p>
    <w:p w:rsidR="00000000" w:rsidDel="00000000" w:rsidP="00000000" w:rsidRDefault="00000000" w:rsidRPr="00000000" w14:paraId="0000009A">
      <w:pPr>
        <w:numPr>
          <w:ilvl w:val="1"/>
          <w:numId w:val="4"/>
        </w:numPr>
        <w:spacing w:after="300" w:before="0" w:line="276" w:lineRule="auto"/>
        <w:ind w:left="1440" w:right="-990" w:hanging="360"/>
        <w:jc w:val="both"/>
        <w:rPr>
          <w:sz w:val="28"/>
          <w:szCs w:val="28"/>
        </w:rPr>
      </w:pPr>
      <w:r w:rsidDel="00000000" w:rsidR="00000000" w:rsidRPr="00000000">
        <w:rPr>
          <w:color w:val="1f2328"/>
          <w:sz w:val="28"/>
          <w:szCs w:val="28"/>
          <w:rtl w:val="0"/>
        </w:rPr>
        <w:t xml:space="preserve">Sales | Sales</w:t>
      </w:r>
    </w:p>
    <w:p w:rsidR="00000000" w:rsidDel="00000000" w:rsidP="00000000" w:rsidRDefault="00000000" w:rsidRPr="00000000" w14:paraId="0000009B">
      <w:pPr>
        <w:shd w:fill="ffffff" w:val="clear"/>
        <w:spacing w:after="300" w:before="0" w:line="276" w:lineRule="auto"/>
        <w:ind w:left="720" w:right="-990" w:firstLine="0"/>
        <w:jc w:val="both"/>
        <w:rPr>
          <w:color w:val="1f2328"/>
          <w:sz w:val="28"/>
          <w:szCs w:val="28"/>
        </w:rPr>
      </w:pPr>
      <w:r w:rsidDel="00000000" w:rsidR="00000000" w:rsidRPr="00000000">
        <w:rPr>
          <w:color w:val="1f2328"/>
          <w:sz w:val="28"/>
          <w:szCs w:val="28"/>
        </w:rPr>
        <w:drawing>
          <wp:inline distB="114300" distT="114300" distL="114300" distR="114300">
            <wp:extent cx="3514725" cy="3609975"/>
            <wp:effectExtent b="25400" l="25400" r="25400" t="25400"/>
            <wp:docPr descr="Picture 27" id="14" name="image16.png"/>
            <a:graphic>
              <a:graphicData uri="http://schemas.openxmlformats.org/drawingml/2006/picture">
                <pic:pic>
                  <pic:nvPicPr>
                    <pic:cNvPr descr="Picture 27" id="0" name="image16.png"/>
                    <pic:cNvPicPr preferRelativeResize="0"/>
                  </pic:nvPicPr>
                  <pic:blipFill>
                    <a:blip r:embed="rId36"/>
                    <a:srcRect b="0" l="0" r="0" t="0"/>
                    <a:stretch>
                      <a:fillRect/>
                    </a:stretch>
                  </pic:blipFill>
                  <pic:spPr>
                    <a:xfrm>
                      <a:off x="0" y="0"/>
                      <a:ext cx="3514725" cy="3609975"/>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9C">
      <w:pPr>
        <w:numPr>
          <w:ilvl w:val="0"/>
          <w:numId w:val="4"/>
        </w:numPr>
        <w:shd w:fill="ffffff" w:val="clear"/>
        <w:spacing w:after="300" w:before="0" w:line="276" w:lineRule="auto"/>
        <w:ind w:left="720" w:right="-990" w:hanging="360"/>
        <w:jc w:val="both"/>
        <w:rPr>
          <w:sz w:val="28"/>
          <w:szCs w:val="28"/>
        </w:rPr>
      </w:pPr>
      <w:r w:rsidDel="00000000" w:rsidR="00000000" w:rsidRPr="00000000">
        <w:rPr>
          <w:i w:val="1"/>
          <w:iCs w:val="1"/>
          <w:color w:val="59636e"/>
          <w:sz w:val="28"/>
          <w:szCs w:val="28"/>
          <w:rtl w:val="0"/>
        </w:rPr>
        <w:t xml:space="preserve">The table visual displays sales made by each salesperson. However, there's another relationship between salespeople and sales. Some salespeople belong to one, two, or possibly more sales regions. In addition, sales regions can have multiple salespeople assigned to them.</w:t>
        <w:br w:type="textWrapping"/>
        <w:t xml:space="preserve">From a performance management perspective, a salesperson's sales (based on their assigned territories) need to be analyzed and compared with sales targets. You'll create relationships to support this analysis in the next exercise.</w:t>
      </w:r>
    </w:p>
    <w:p w:rsidR="00000000" w:rsidDel="00000000" w:rsidP="00000000" w:rsidRDefault="00000000" w:rsidRPr="00000000" w14:paraId="0000009D">
      <w:pPr>
        <w:numPr>
          <w:ilvl w:val="0"/>
          <w:numId w:val="4"/>
        </w:numPr>
        <w:shd w:fill="ffffff" w:val="clear"/>
        <w:spacing w:after="300" w:before="0" w:line="276" w:lineRule="auto"/>
        <w:ind w:left="720" w:right="-990" w:hanging="360"/>
        <w:jc w:val="both"/>
        <w:rPr>
          <w:sz w:val="28"/>
          <w:szCs w:val="28"/>
        </w:rPr>
      </w:pPr>
      <w:r w:rsidDel="00000000" w:rsidR="00000000" w:rsidRPr="00000000">
        <w:rPr>
          <w:color w:val="1f2328"/>
          <w:sz w:val="28"/>
          <w:szCs w:val="28"/>
          <w:rtl w:val="0"/>
        </w:rPr>
        <w:t xml:space="preserve">Notice that </w:t>
      </w:r>
      <w:r w:rsidDel="00000000" w:rsidR="00000000" w:rsidRPr="00000000">
        <w:rPr>
          <w:i w:val="1"/>
          <w:iCs w:val="1"/>
          <w:color w:val="1f2328"/>
          <w:sz w:val="28"/>
          <w:szCs w:val="28"/>
          <w:rtl w:val="0"/>
        </w:rPr>
        <w:t xml:space="preserve">Michael Blythe</w:t>
      </w:r>
      <w:r w:rsidDel="00000000" w:rsidR="00000000" w:rsidRPr="00000000">
        <w:rPr>
          <w:color w:val="1f2328"/>
          <w:sz w:val="28"/>
          <w:szCs w:val="28"/>
          <w:rtl w:val="0"/>
        </w:rPr>
        <w:t xml:space="preserve"> has generated almost 9 million dollars of sales.</w:t>
      </w:r>
    </w:p>
    <w:p w:rsidR="00000000" w:rsidDel="00000000" w:rsidP="00000000" w:rsidRDefault="00000000" w:rsidRPr="00000000" w14:paraId="0000009E">
      <w:pPr>
        <w:numPr>
          <w:ilvl w:val="0"/>
          <w:numId w:val="4"/>
        </w:numPr>
        <w:shd w:fill="ffffff" w:val="clear"/>
        <w:spacing w:after="300" w:before="0" w:line="276" w:lineRule="auto"/>
        <w:ind w:left="720" w:right="-990" w:hanging="360"/>
        <w:jc w:val="both"/>
        <w:rPr>
          <w:sz w:val="28"/>
          <w:szCs w:val="28"/>
        </w:rPr>
      </w:pPr>
      <w:r w:rsidDel="00000000" w:rsidR="00000000" w:rsidRPr="00000000">
        <w:rPr>
          <w:color w:val="1f2328"/>
          <w:sz w:val="28"/>
          <w:szCs w:val="28"/>
          <w:rtl w:val="0"/>
        </w:rPr>
        <w:t xml:space="preserve">Switch to </w:t>
      </w:r>
      <w:r w:rsidDel="00000000" w:rsidR="00000000" w:rsidRPr="00000000">
        <w:rPr>
          <w:b w:val="1"/>
          <w:bCs w:val="1"/>
          <w:color w:val="1f2328"/>
          <w:sz w:val="28"/>
          <w:szCs w:val="28"/>
          <w:rtl w:val="0"/>
        </w:rPr>
        <w:t xml:space="preserve">Model view,</w:t>
      </w:r>
      <w:r w:rsidDel="00000000" w:rsidR="00000000" w:rsidRPr="00000000">
        <w:rPr>
          <w:color w:val="1f2328"/>
          <w:sz w:val="28"/>
          <w:szCs w:val="28"/>
          <w:rtl w:val="0"/>
        </w:rPr>
        <w:t xml:space="preserve"> then drag the </w:t>
      </w:r>
      <w:r w:rsidDel="00000000" w:rsidR="00000000" w:rsidRPr="00000000">
        <w:rPr>
          <w:color w:val="980000"/>
          <w:sz w:val="28"/>
          <w:szCs w:val="28"/>
          <w:rtl w:val="0"/>
        </w:rPr>
        <w:t xml:space="preserve">SalespersonRegion table</w:t>
      </w:r>
      <w:r w:rsidDel="00000000" w:rsidR="00000000" w:rsidRPr="00000000">
        <w:rPr>
          <w:color w:val="1f2328"/>
          <w:sz w:val="28"/>
          <w:szCs w:val="28"/>
          <w:rtl w:val="0"/>
        </w:rPr>
        <w:t xml:space="preserve"> to position it between the </w:t>
      </w:r>
      <w:r w:rsidDel="00000000" w:rsidR="00000000" w:rsidRPr="00000000">
        <w:rPr>
          <w:color w:val="1f2328"/>
          <w:sz w:val="28"/>
          <w:szCs w:val="28"/>
          <w:u w:val="single"/>
          <w:rtl w:val="0"/>
        </w:rPr>
        <w:t xml:space="preserve">Region and Salesperson tables.</w:t>
      </w:r>
    </w:p>
    <w:p w:rsidR="00000000" w:rsidDel="00000000" w:rsidP="00000000" w:rsidRDefault="00000000" w:rsidRPr="00000000" w14:paraId="0000009F">
      <w:pPr>
        <w:numPr>
          <w:ilvl w:val="0"/>
          <w:numId w:val="4"/>
        </w:numPr>
        <w:shd w:fill="ffffff" w:val="clear"/>
        <w:spacing w:after="300" w:before="0" w:line="276" w:lineRule="auto"/>
        <w:ind w:left="720" w:right="-990" w:hanging="360"/>
        <w:jc w:val="both"/>
        <w:rPr>
          <w:sz w:val="28"/>
          <w:szCs w:val="28"/>
        </w:rPr>
      </w:pPr>
      <w:r w:rsidDel="00000000" w:rsidR="00000000" w:rsidRPr="00000000">
        <w:rPr>
          <w:color w:val="1f2328"/>
          <w:sz w:val="28"/>
          <w:szCs w:val="28"/>
          <w:rtl w:val="0"/>
        </w:rPr>
        <w:t xml:space="preserve">Use the </w:t>
      </w:r>
      <w:r w:rsidDel="00000000" w:rsidR="00000000" w:rsidRPr="00000000">
        <w:rPr>
          <w:b w:val="1"/>
          <w:bCs w:val="1"/>
          <w:color w:val="1f2328"/>
          <w:sz w:val="28"/>
          <w:szCs w:val="28"/>
          <w:rtl w:val="0"/>
        </w:rPr>
        <w:t xml:space="preserve">drag-and-drop</w:t>
      </w:r>
      <w:r w:rsidDel="00000000" w:rsidR="00000000" w:rsidRPr="00000000">
        <w:rPr>
          <w:color w:val="1f2328"/>
          <w:sz w:val="28"/>
          <w:szCs w:val="28"/>
          <w:rtl w:val="0"/>
        </w:rPr>
        <w:t xml:space="preserve"> technique to create the following two model relationships:</w:t>
      </w:r>
    </w:p>
    <w:p w:rsidR="00000000" w:rsidDel="00000000" w:rsidP="00000000" w:rsidRDefault="00000000" w:rsidRPr="00000000" w14:paraId="000000A0">
      <w:pPr>
        <w:numPr>
          <w:ilvl w:val="1"/>
          <w:numId w:val="4"/>
        </w:numPr>
        <w:spacing w:after="300" w:before="0" w:line="276" w:lineRule="auto"/>
        <w:ind w:left="1440" w:right="-990" w:hanging="360"/>
        <w:jc w:val="both"/>
        <w:rPr>
          <w:sz w:val="28"/>
          <w:szCs w:val="28"/>
        </w:rPr>
      </w:pPr>
      <w:r w:rsidDel="00000000" w:rsidR="00000000" w:rsidRPr="00000000">
        <w:rPr>
          <w:color w:val="1f2328"/>
          <w:sz w:val="28"/>
          <w:szCs w:val="28"/>
          <w:rtl w:val="0"/>
        </w:rPr>
        <w:t xml:space="preserve">Salesperson | EmployeeKey to SalespersonRegion | EmployeeKey</w:t>
      </w:r>
    </w:p>
    <w:p w:rsidR="00000000" w:rsidDel="00000000" w:rsidP="00000000" w:rsidRDefault="00000000" w:rsidRPr="00000000" w14:paraId="000000A1">
      <w:pPr>
        <w:numPr>
          <w:ilvl w:val="1"/>
          <w:numId w:val="4"/>
        </w:numPr>
        <w:spacing w:after="300" w:before="0" w:line="276" w:lineRule="auto"/>
        <w:ind w:left="1440" w:right="-990" w:hanging="360"/>
        <w:jc w:val="both"/>
        <w:rPr>
          <w:sz w:val="28"/>
          <w:szCs w:val="28"/>
        </w:rPr>
      </w:pPr>
      <w:r w:rsidDel="00000000" w:rsidR="00000000" w:rsidRPr="00000000">
        <w:rPr>
          <w:color w:val="1f2328"/>
          <w:sz w:val="28"/>
          <w:szCs w:val="28"/>
          <w:rtl w:val="0"/>
        </w:rPr>
        <w:t xml:space="preserve">Region | SalesTerritoryKey to SalespersonRegion | SalesTerritoryKey</w:t>
      </w:r>
    </w:p>
    <w:p w:rsidR="00000000" w:rsidDel="00000000" w:rsidP="00000000" w:rsidRDefault="00000000" w:rsidRPr="00000000" w14:paraId="000000A2">
      <w:pPr>
        <w:numPr>
          <w:ilvl w:val="0"/>
          <w:numId w:val="4"/>
        </w:numPr>
        <w:shd w:fill="ffffff" w:val="clear"/>
        <w:spacing w:after="300" w:before="0" w:line="276" w:lineRule="auto"/>
        <w:ind w:left="720" w:right="-990" w:hanging="360"/>
        <w:jc w:val="both"/>
        <w:rPr>
          <w:sz w:val="28"/>
          <w:szCs w:val="28"/>
        </w:rPr>
      </w:pPr>
      <w:r w:rsidDel="00000000" w:rsidR="00000000" w:rsidRPr="00000000">
        <w:rPr>
          <w:i w:val="1"/>
          <w:iCs w:val="1"/>
          <w:color w:val="59636e"/>
          <w:sz w:val="28"/>
          <w:szCs w:val="28"/>
          <w:rtl w:val="0"/>
        </w:rPr>
        <w:t xml:space="preserve">The </w:t>
      </w:r>
      <w:r w:rsidDel="00000000" w:rsidR="00000000" w:rsidRPr="00000000">
        <w:rPr>
          <w:b w:val="1"/>
          <w:bCs w:val="1"/>
          <w:i w:val="1"/>
          <w:iCs w:val="1"/>
          <w:color w:val="59636e"/>
          <w:sz w:val="28"/>
          <w:szCs w:val="28"/>
          <w:rtl w:val="0"/>
        </w:rPr>
        <w:t xml:space="preserve">SalespersonRegion table</w:t>
      </w:r>
      <w:r w:rsidDel="00000000" w:rsidR="00000000" w:rsidRPr="00000000">
        <w:rPr>
          <w:i w:val="1"/>
          <w:iCs w:val="1"/>
          <w:color w:val="59636e"/>
          <w:sz w:val="28"/>
          <w:szCs w:val="28"/>
          <w:rtl w:val="0"/>
        </w:rPr>
        <w:t xml:space="preserve"> can be considered to be a bridging table.</w:t>
      </w:r>
    </w:p>
    <w:p w:rsidR="00000000" w:rsidDel="00000000" w:rsidP="00000000" w:rsidRDefault="00000000" w:rsidRPr="00000000" w14:paraId="000000A3">
      <w:pPr>
        <w:numPr>
          <w:ilvl w:val="0"/>
          <w:numId w:val="4"/>
        </w:numPr>
        <w:shd w:fill="ffffff" w:val="clear"/>
        <w:spacing w:after="300" w:before="0" w:line="276" w:lineRule="auto"/>
        <w:ind w:left="720" w:right="-990" w:hanging="360"/>
        <w:jc w:val="both"/>
        <w:rPr>
          <w:sz w:val="28"/>
          <w:szCs w:val="28"/>
        </w:rPr>
      </w:pPr>
      <w:r w:rsidDel="00000000" w:rsidR="00000000" w:rsidRPr="00000000">
        <w:rPr>
          <w:color w:val="1f2328"/>
          <w:sz w:val="28"/>
          <w:szCs w:val="28"/>
          <w:rtl w:val="0"/>
        </w:rPr>
        <w:t xml:space="preserve">Switch to </w:t>
      </w:r>
      <w:r w:rsidDel="00000000" w:rsidR="00000000" w:rsidRPr="00000000">
        <w:rPr>
          <w:b w:val="1"/>
          <w:bCs w:val="1"/>
          <w:color w:val="1f2328"/>
          <w:sz w:val="28"/>
          <w:szCs w:val="28"/>
          <w:rtl w:val="0"/>
        </w:rPr>
        <w:t xml:space="preserve">Report view</w:t>
      </w:r>
      <w:r w:rsidDel="00000000" w:rsidR="00000000" w:rsidRPr="00000000">
        <w:rPr>
          <w:color w:val="1f2328"/>
          <w:sz w:val="28"/>
          <w:szCs w:val="28"/>
          <w:rtl w:val="0"/>
        </w:rPr>
        <w:t xml:space="preserve">, and then notice that the visual hasn't updated—the sales result for Michael Blythe hasn't changed.</w:t>
      </w:r>
    </w:p>
    <w:p w:rsidR="00000000" w:rsidDel="00000000" w:rsidP="00000000" w:rsidRDefault="00000000" w:rsidRPr="00000000" w14:paraId="000000A4">
      <w:pPr>
        <w:numPr>
          <w:ilvl w:val="0"/>
          <w:numId w:val="4"/>
        </w:numPr>
        <w:shd w:fill="ffffff" w:val="clear"/>
        <w:spacing w:after="300" w:before="0" w:line="276" w:lineRule="auto"/>
        <w:ind w:left="720" w:right="-990" w:hanging="360"/>
        <w:jc w:val="both"/>
        <w:rPr>
          <w:sz w:val="28"/>
          <w:szCs w:val="28"/>
        </w:rPr>
      </w:pPr>
      <w:r w:rsidDel="00000000" w:rsidR="00000000" w:rsidRPr="00000000">
        <w:rPr>
          <w:color w:val="1f2328"/>
          <w:sz w:val="28"/>
          <w:szCs w:val="28"/>
          <w:rtl w:val="0"/>
        </w:rPr>
        <w:t xml:space="preserve">Switch back to </w:t>
      </w:r>
      <w:r w:rsidDel="00000000" w:rsidR="00000000" w:rsidRPr="00000000">
        <w:rPr>
          <w:b w:val="1"/>
          <w:bCs w:val="1"/>
          <w:color w:val="1f2328"/>
          <w:sz w:val="28"/>
          <w:szCs w:val="28"/>
          <w:rtl w:val="0"/>
        </w:rPr>
        <w:t xml:space="preserve">Model view</w:t>
      </w:r>
      <w:r w:rsidDel="00000000" w:rsidR="00000000" w:rsidRPr="00000000">
        <w:rPr>
          <w:color w:val="1f2328"/>
          <w:sz w:val="28"/>
          <w:szCs w:val="28"/>
          <w:rtl w:val="0"/>
        </w:rPr>
        <w:t xml:space="preserve">, and then follow the relationship filter directions (arrowhead) from the Salesperson table.</w:t>
        <w:br w:type="textWrapping"/>
      </w:r>
      <w:r w:rsidDel="00000000" w:rsidR="00000000" w:rsidRPr="00000000">
        <w:rPr>
          <w:i w:val="1"/>
          <w:iCs w:val="1"/>
          <w:color w:val="59636e"/>
          <w:sz w:val="28"/>
          <w:szCs w:val="28"/>
          <w:rtl w:val="0"/>
        </w:rPr>
        <w:t xml:space="preserve">Consider that the Salesperson table filters the Sales table. It also filters the SalespersonRegion table, but it doesn't continue by propagating filters to the Region table (the arrowhead is pointing the wrong direction).</w:t>
        <w:br w:type="textWrapping"/>
      </w:r>
      <w:r w:rsidDel="00000000" w:rsidR="00000000" w:rsidRPr="00000000">
        <w:rPr>
          <w:i w:val="1"/>
          <w:iCs w:val="1"/>
          <w:color w:val="59636e"/>
          <w:sz w:val="28"/>
          <w:szCs w:val="28"/>
        </w:rPr>
        <w:drawing>
          <wp:inline distB="114300" distT="114300" distL="114300" distR="114300">
            <wp:extent cx="5943600" cy="3086100"/>
            <wp:effectExtent b="25400" l="25400" r="25400" t="25400"/>
            <wp:docPr descr="Picture 28" id="5" name="image19.png"/>
            <a:graphic>
              <a:graphicData uri="http://schemas.openxmlformats.org/drawingml/2006/picture">
                <pic:pic>
                  <pic:nvPicPr>
                    <pic:cNvPr descr="Picture 28" id="0" name="image19.png"/>
                    <pic:cNvPicPr preferRelativeResize="0"/>
                  </pic:nvPicPr>
                  <pic:blipFill>
                    <a:blip r:embed="rId37"/>
                    <a:srcRect b="0" l="0" r="0" t="0"/>
                    <a:stretch>
                      <a:fillRect/>
                    </a:stretch>
                  </pic:blipFill>
                  <pic:spPr>
                    <a:xfrm>
                      <a:off x="0" y="0"/>
                      <a:ext cx="5943600" cy="30861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A5">
      <w:pPr>
        <w:numPr>
          <w:ilvl w:val="0"/>
          <w:numId w:val="4"/>
        </w:numPr>
        <w:shd w:fill="ffffff" w:val="clear"/>
        <w:spacing w:after="300" w:before="0" w:line="276" w:lineRule="auto"/>
        <w:ind w:left="720" w:right="-990" w:hanging="360"/>
        <w:jc w:val="both"/>
        <w:rPr>
          <w:sz w:val="28"/>
          <w:szCs w:val="28"/>
        </w:rPr>
      </w:pPr>
      <w:r w:rsidDel="00000000" w:rsidR="00000000" w:rsidRPr="00000000">
        <w:rPr>
          <w:color w:val="1f2328"/>
          <w:sz w:val="28"/>
          <w:szCs w:val="28"/>
          <w:rtl w:val="0"/>
        </w:rPr>
        <w:t xml:space="preserve">To edit the relationship between the </w:t>
      </w:r>
      <w:r w:rsidDel="00000000" w:rsidR="00000000" w:rsidRPr="00000000">
        <w:rPr>
          <w:color w:val="980000"/>
          <w:sz w:val="28"/>
          <w:szCs w:val="28"/>
          <w:rtl w:val="0"/>
        </w:rPr>
        <w:t xml:space="preserve">Region and SalespersonRegion tables, </w:t>
      </w:r>
      <w:r w:rsidDel="00000000" w:rsidR="00000000" w:rsidRPr="00000000">
        <w:rPr>
          <w:color w:val="1f2328"/>
          <w:sz w:val="28"/>
          <w:szCs w:val="28"/>
          <w:rtl w:val="0"/>
        </w:rPr>
        <w:t xml:space="preserve">double-click the relationship.</w:t>
      </w:r>
    </w:p>
    <w:p w:rsidR="00000000" w:rsidDel="00000000" w:rsidP="00000000" w:rsidRDefault="00000000" w:rsidRPr="00000000" w14:paraId="000000A6">
      <w:pPr>
        <w:numPr>
          <w:ilvl w:val="0"/>
          <w:numId w:val="4"/>
        </w:numPr>
        <w:shd w:fill="ffffff" w:val="clear"/>
        <w:spacing w:after="300" w:before="0" w:line="276" w:lineRule="auto"/>
        <w:ind w:left="720" w:right="-990" w:hanging="360"/>
        <w:jc w:val="both"/>
        <w:rPr>
          <w:sz w:val="28"/>
          <w:szCs w:val="28"/>
        </w:rPr>
      </w:pPr>
      <w:r w:rsidDel="00000000" w:rsidR="00000000" w:rsidRPr="00000000">
        <w:rPr>
          <w:color w:val="1f2328"/>
          <w:sz w:val="28"/>
          <w:szCs w:val="28"/>
          <w:rtl w:val="0"/>
        </w:rPr>
        <w:t xml:space="preserve">In the Edit Relationship window, in the Cross Filter Direction dropdown list, select </w:t>
      </w:r>
      <w:r w:rsidDel="00000000" w:rsidR="00000000" w:rsidRPr="00000000">
        <w:rPr>
          <w:b w:val="1"/>
          <w:bCs w:val="1"/>
          <w:i w:val="1"/>
          <w:iCs w:val="1"/>
          <w:color w:val="1f2328"/>
          <w:sz w:val="28"/>
          <w:szCs w:val="28"/>
          <w:rtl w:val="0"/>
        </w:rPr>
        <w:t xml:space="preserve">Both</w:t>
      </w:r>
      <w:r w:rsidDel="00000000" w:rsidR="00000000" w:rsidRPr="00000000">
        <w:rPr>
          <w:color w:val="1f2328"/>
          <w:sz w:val="28"/>
          <w:szCs w:val="28"/>
          <w:rtl w:val="0"/>
        </w:rPr>
        <w:t xml:space="preserve">.</w:t>
      </w:r>
    </w:p>
    <w:p w:rsidR="00000000" w:rsidDel="00000000" w:rsidP="00000000" w:rsidRDefault="00000000" w:rsidRPr="00000000" w14:paraId="000000A7">
      <w:pPr>
        <w:numPr>
          <w:ilvl w:val="0"/>
          <w:numId w:val="4"/>
        </w:numPr>
        <w:shd w:fill="ffffff" w:val="clear"/>
        <w:spacing w:after="300" w:before="0" w:line="276" w:lineRule="auto"/>
        <w:ind w:left="720" w:right="-990" w:hanging="360"/>
        <w:jc w:val="both"/>
        <w:rPr>
          <w:sz w:val="28"/>
          <w:szCs w:val="28"/>
        </w:rPr>
      </w:pPr>
      <w:r w:rsidDel="00000000" w:rsidR="00000000" w:rsidRPr="00000000">
        <w:rPr>
          <w:color w:val="1f2328"/>
          <w:sz w:val="28"/>
          <w:szCs w:val="28"/>
          <w:rtl w:val="0"/>
        </w:rPr>
        <w:t xml:space="preserve">Check the Apply Security Filter in Both Directions checkbox.</w:t>
        <w:br w:type="textWrapping"/>
      </w:r>
      <w:r w:rsidDel="00000000" w:rsidR="00000000" w:rsidRPr="00000000">
        <w:rPr>
          <w:color w:val="1f2328"/>
          <w:sz w:val="28"/>
          <w:szCs w:val="28"/>
        </w:rPr>
        <w:drawing>
          <wp:inline distB="114300" distT="114300" distL="114300" distR="114300">
            <wp:extent cx="3886200" cy="1609725"/>
            <wp:effectExtent b="25400" l="25400" r="25400" t="25400"/>
            <wp:docPr descr="Picture 29" id="9" name="image12.png"/>
            <a:graphic>
              <a:graphicData uri="http://schemas.openxmlformats.org/drawingml/2006/picture">
                <pic:pic>
                  <pic:nvPicPr>
                    <pic:cNvPr descr="Picture 29" id="0" name="image12.png"/>
                    <pic:cNvPicPr preferRelativeResize="0"/>
                  </pic:nvPicPr>
                  <pic:blipFill>
                    <a:blip r:embed="rId38"/>
                    <a:srcRect b="0" l="0" r="0" t="0"/>
                    <a:stretch>
                      <a:fillRect/>
                    </a:stretch>
                  </pic:blipFill>
                  <pic:spPr>
                    <a:xfrm>
                      <a:off x="0" y="0"/>
                      <a:ext cx="3886200" cy="1609725"/>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A8">
      <w:pPr>
        <w:numPr>
          <w:ilvl w:val="0"/>
          <w:numId w:val="4"/>
        </w:numPr>
        <w:shd w:fill="ffffff" w:val="clear"/>
        <w:spacing w:after="300" w:before="0" w:line="276" w:lineRule="auto"/>
        <w:ind w:left="720" w:right="-990" w:hanging="360"/>
        <w:jc w:val="both"/>
        <w:rPr>
          <w:sz w:val="28"/>
          <w:szCs w:val="28"/>
        </w:rPr>
      </w:pPr>
      <w:r w:rsidDel="00000000" w:rsidR="00000000" w:rsidRPr="00000000">
        <w:rPr>
          <w:color w:val="1f2328"/>
          <w:sz w:val="28"/>
          <w:szCs w:val="28"/>
          <w:rtl w:val="0"/>
        </w:rPr>
        <w:t xml:space="preserve">Select </w:t>
      </w:r>
      <w:r w:rsidDel="00000000" w:rsidR="00000000" w:rsidRPr="00000000">
        <w:rPr>
          <w:b w:val="1"/>
          <w:bCs w:val="1"/>
          <w:color w:val="1f2328"/>
          <w:sz w:val="28"/>
          <w:szCs w:val="28"/>
          <w:rtl w:val="0"/>
        </w:rPr>
        <w:t xml:space="preserve">Save</w:t>
      </w:r>
      <w:r w:rsidDel="00000000" w:rsidR="00000000" w:rsidRPr="00000000">
        <w:rPr>
          <w:color w:val="1f2328"/>
          <w:sz w:val="28"/>
          <w:szCs w:val="28"/>
          <w:rtl w:val="0"/>
        </w:rPr>
        <w:t xml:space="preserve">.</w:t>
      </w:r>
    </w:p>
    <w:p w:rsidR="00000000" w:rsidDel="00000000" w:rsidP="00000000" w:rsidRDefault="00000000" w:rsidRPr="00000000" w14:paraId="000000A9">
      <w:pPr>
        <w:numPr>
          <w:ilvl w:val="0"/>
          <w:numId w:val="4"/>
        </w:numPr>
        <w:shd w:fill="ffffff" w:val="clear"/>
        <w:spacing w:after="300" w:before="0" w:line="276" w:lineRule="auto"/>
        <w:ind w:left="720" w:right="-990" w:hanging="360"/>
        <w:jc w:val="both"/>
        <w:rPr>
          <w:sz w:val="28"/>
          <w:szCs w:val="28"/>
        </w:rPr>
      </w:pPr>
      <w:r w:rsidDel="00000000" w:rsidR="00000000" w:rsidRPr="00000000">
        <w:rPr>
          <w:color w:val="1f2328"/>
          <w:sz w:val="28"/>
          <w:szCs w:val="28"/>
          <w:rtl w:val="0"/>
        </w:rPr>
        <w:t xml:space="preserve">Notice that the relationship has a double arrowhead now.</w:t>
        <w:br w:type="textWrapping"/>
      </w:r>
      <w:r w:rsidDel="00000000" w:rsidR="00000000" w:rsidRPr="00000000">
        <w:rPr>
          <w:color w:val="1f2328"/>
          <w:sz w:val="28"/>
          <w:szCs w:val="28"/>
        </w:rPr>
        <w:drawing>
          <wp:inline distB="114300" distT="114300" distL="114300" distR="114300">
            <wp:extent cx="4171950" cy="3209925"/>
            <wp:effectExtent b="25400" l="25400" r="25400" t="25400"/>
            <wp:docPr descr="Picture 30" id="21" name="image20.png"/>
            <a:graphic>
              <a:graphicData uri="http://schemas.openxmlformats.org/drawingml/2006/picture">
                <pic:pic>
                  <pic:nvPicPr>
                    <pic:cNvPr descr="Picture 30" id="0" name="image20.png"/>
                    <pic:cNvPicPr preferRelativeResize="0"/>
                  </pic:nvPicPr>
                  <pic:blipFill>
                    <a:blip r:embed="rId39"/>
                    <a:srcRect b="0" l="0" r="0" t="0"/>
                    <a:stretch>
                      <a:fillRect/>
                    </a:stretch>
                  </pic:blipFill>
                  <pic:spPr>
                    <a:xfrm>
                      <a:off x="0" y="0"/>
                      <a:ext cx="4171950" cy="3209925"/>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AA">
      <w:pPr>
        <w:numPr>
          <w:ilvl w:val="0"/>
          <w:numId w:val="4"/>
        </w:numPr>
        <w:shd w:fill="ffffff" w:val="clear"/>
        <w:spacing w:after="300" w:before="0" w:line="276" w:lineRule="auto"/>
        <w:ind w:left="720" w:right="-990" w:hanging="360"/>
        <w:jc w:val="both"/>
        <w:rPr>
          <w:sz w:val="28"/>
          <w:szCs w:val="28"/>
        </w:rPr>
      </w:pPr>
      <w:r w:rsidDel="00000000" w:rsidR="00000000" w:rsidRPr="00000000">
        <w:rPr>
          <w:color w:val="1f2328"/>
          <w:sz w:val="28"/>
          <w:szCs w:val="28"/>
          <w:rtl w:val="0"/>
        </w:rPr>
        <w:t xml:space="preserve">Switch to</w:t>
      </w:r>
      <w:r w:rsidDel="00000000" w:rsidR="00000000" w:rsidRPr="00000000">
        <w:rPr>
          <w:b w:val="1"/>
          <w:bCs w:val="1"/>
          <w:color w:val="1f2328"/>
          <w:sz w:val="28"/>
          <w:szCs w:val="28"/>
          <w:rtl w:val="0"/>
        </w:rPr>
        <w:t xml:space="preserve"> Report view</w:t>
      </w:r>
      <w:r w:rsidDel="00000000" w:rsidR="00000000" w:rsidRPr="00000000">
        <w:rPr>
          <w:color w:val="1f2328"/>
          <w:sz w:val="28"/>
          <w:szCs w:val="28"/>
          <w:rtl w:val="0"/>
        </w:rPr>
        <w:t xml:space="preserve">, and then notice that the sales values have still not changed.</w:t>
        <w:br w:type="textWrapping"/>
      </w:r>
      <w:r w:rsidDel="00000000" w:rsidR="00000000" w:rsidRPr="00000000">
        <w:rPr>
          <w:i w:val="1"/>
          <w:iCs w:val="1"/>
          <w:color w:val="59636e"/>
          <w:sz w:val="28"/>
          <w:szCs w:val="28"/>
          <w:rtl w:val="0"/>
        </w:rPr>
        <w:t xml:space="preserve">The issue now relates to the fact that there are two possible filter propagation paths between the Salesperson and Sales tables. This ambiguity is internally resolved, based on a "least number of tables" assessment. To be clear, you shouldn't design models with this type of ambiguity—the issue will be addressed in part later in this lab, and by the completion of the Create DAX Calculations in Power BI Desktop lab.</w:t>
      </w:r>
    </w:p>
    <w:p w:rsidR="00000000" w:rsidDel="00000000" w:rsidP="00000000" w:rsidRDefault="00000000" w:rsidRPr="00000000" w14:paraId="000000AB">
      <w:pPr>
        <w:numPr>
          <w:ilvl w:val="0"/>
          <w:numId w:val="4"/>
        </w:numPr>
        <w:shd w:fill="ffffff" w:val="clear"/>
        <w:spacing w:after="300" w:before="0" w:line="276" w:lineRule="auto"/>
        <w:ind w:left="720" w:right="-990" w:hanging="360"/>
        <w:jc w:val="both"/>
        <w:rPr>
          <w:sz w:val="28"/>
          <w:szCs w:val="28"/>
        </w:rPr>
      </w:pPr>
      <w:r w:rsidDel="00000000" w:rsidR="00000000" w:rsidRPr="00000000">
        <w:rPr>
          <w:color w:val="1f2328"/>
          <w:sz w:val="28"/>
          <w:szCs w:val="28"/>
          <w:rtl w:val="0"/>
        </w:rPr>
        <w:t xml:space="preserve">Switch to </w:t>
      </w:r>
      <w:r w:rsidDel="00000000" w:rsidR="00000000" w:rsidRPr="00000000">
        <w:rPr>
          <w:b w:val="1"/>
          <w:bCs w:val="1"/>
          <w:color w:val="1f2328"/>
          <w:sz w:val="28"/>
          <w:szCs w:val="28"/>
          <w:rtl w:val="0"/>
        </w:rPr>
        <w:t xml:space="preserve">Model view.</w:t>
      </w:r>
    </w:p>
    <w:p w:rsidR="00000000" w:rsidDel="00000000" w:rsidP="00000000" w:rsidRDefault="00000000" w:rsidRPr="00000000" w14:paraId="000000AC">
      <w:pPr>
        <w:numPr>
          <w:ilvl w:val="0"/>
          <w:numId w:val="4"/>
        </w:numPr>
        <w:shd w:fill="ffffff" w:val="clear"/>
        <w:spacing w:after="300" w:before="0" w:line="276" w:lineRule="auto"/>
        <w:ind w:left="720" w:right="-990" w:hanging="360"/>
        <w:jc w:val="both"/>
        <w:rPr>
          <w:sz w:val="28"/>
          <w:szCs w:val="28"/>
        </w:rPr>
      </w:pPr>
      <w:r w:rsidDel="00000000" w:rsidR="00000000" w:rsidRPr="00000000">
        <w:rPr>
          <w:color w:val="1f2328"/>
          <w:sz w:val="28"/>
          <w:szCs w:val="28"/>
          <w:rtl w:val="0"/>
        </w:rPr>
        <w:t xml:space="preserve">To force filter propagation via the bridging table, edit (double-click) the relationship between the </w:t>
      </w:r>
      <w:r w:rsidDel="00000000" w:rsidR="00000000" w:rsidRPr="00000000">
        <w:rPr>
          <w:b w:val="1"/>
          <w:bCs w:val="1"/>
          <w:color w:val="1f2328"/>
          <w:sz w:val="28"/>
          <w:szCs w:val="28"/>
          <w:rtl w:val="0"/>
        </w:rPr>
        <w:t xml:space="preserve">Salesperson and Sales tables.</w:t>
      </w:r>
    </w:p>
    <w:p w:rsidR="00000000" w:rsidDel="00000000" w:rsidP="00000000" w:rsidRDefault="00000000" w:rsidRPr="00000000" w14:paraId="000000AD">
      <w:pPr>
        <w:numPr>
          <w:ilvl w:val="0"/>
          <w:numId w:val="4"/>
        </w:numPr>
        <w:shd w:fill="ffffff" w:val="clear"/>
        <w:spacing w:after="300" w:before="0" w:line="276" w:lineRule="auto"/>
        <w:ind w:left="720" w:right="-990" w:hanging="360"/>
        <w:jc w:val="both"/>
        <w:rPr>
          <w:sz w:val="28"/>
          <w:szCs w:val="28"/>
        </w:rPr>
      </w:pPr>
      <w:r w:rsidDel="00000000" w:rsidR="00000000" w:rsidRPr="00000000">
        <w:rPr>
          <w:color w:val="1f2328"/>
          <w:sz w:val="28"/>
          <w:szCs w:val="28"/>
          <w:rtl w:val="0"/>
        </w:rPr>
        <w:t xml:space="preserve">In the Edit Relationship window, uncheck the Make This Relationship Active checkbox.</w:t>
        <w:br w:type="textWrapping"/>
      </w:r>
      <w:r w:rsidDel="00000000" w:rsidR="00000000" w:rsidRPr="00000000">
        <w:rPr>
          <w:color w:val="1f2328"/>
          <w:sz w:val="28"/>
          <w:szCs w:val="28"/>
        </w:rPr>
        <w:drawing>
          <wp:inline distB="114300" distT="114300" distL="114300" distR="114300">
            <wp:extent cx="3305175" cy="1057275"/>
            <wp:effectExtent b="25400" l="25400" r="25400" t="25400"/>
            <wp:docPr descr="Picture 31" id="6" name="image9.png"/>
            <a:graphic>
              <a:graphicData uri="http://schemas.openxmlformats.org/drawingml/2006/picture">
                <pic:pic>
                  <pic:nvPicPr>
                    <pic:cNvPr descr="Picture 31" id="0" name="image9.png"/>
                    <pic:cNvPicPr preferRelativeResize="0"/>
                  </pic:nvPicPr>
                  <pic:blipFill>
                    <a:blip r:embed="rId40"/>
                    <a:srcRect b="0" l="0" r="0" t="0"/>
                    <a:stretch>
                      <a:fillRect/>
                    </a:stretch>
                  </pic:blipFill>
                  <pic:spPr>
                    <a:xfrm>
                      <a:off x="0" y="0"/>
                      <a:ext cx="3305175" cy="1057275"/>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AE">
      <w:pPr>
        <w:numPr>
          <w:ilvl w:val="0"/>
          <w:numId w:val="4"/>
        </w:numPr>
        <w:shd w:fill="ffffff" w:val="clear"/>
        <w:spacing w:after="300" w:before="0" w:line="276" w:lineRule="auto"/>
        <w:ind w:left="720" w:right="-990" w:hanging="360"/>
        <w:jc w:val="both"/>
        <w:rPr>
          <w:sz w:val="28"/>
          <w:szCs w:val="28"/>
        </w:rPr>
      </w:pPr>
      <w:r w:rsidDel="00000000" w:rsidR="00000000" w:rsidRPr="00000000">
        <w:rPr>
          <w:color w:val="1f2328"/>
          <w:sz w:val="28"/>
          <w:szCs w:val="28"/>
          <w:rtl w:val="0"/>
        </w:rPr>
        <w:t xml:space="preserve">Select </w:t>
      </w:r>
      <w:r w:rsidDel="00000000" w:rsidR="00000000" w:rsidRPr="00000000">
        <w:rPr>
          <w:b w:val="1"/>
          <w:bCs w:val="1"/>
          <w:color w:val="1f2328"/>
          <w:sz w:val="28"/>
          <w:szCs w:val="28"/>
          <w:rtl w:val="0"/>
        </w:rPr>
        <w:t xml:space="preserve">Save</w:t>
      </w:r>
      <w:r w:rsidDel="00000000" w:rsidR="00000000" w:rsidRPr="00000000">
        <w:rPr>
          <w:color w:val="1f2328"/>
          <w:sz w:val="28"/>
          <w:szCs w:val="28"/>
          <w:rtl w:val="0"/>
        </w:rPr>
        <w:t xml:space="preserve">.</w:t>
        <w:br w:type="textWrapping"/>
      </w:r>
      <w:r w:rsidDel="00000000" w:rsidR="00000000" w:rsidRPr="00000000">
        <w:rPr>
          <w:i w:val="1"/>
          <w:iCs w:val="1"/>
          <w:color w:val="59636e"/>
          <w:sz w:val="28"/>
          <w:szCs w:val="28"/>
          <w:rtl w:val="0"/>
        </w:rPr>
        <w:t xml:space="preserve">Filter propagation will now follow the only active path.</w:t>
      </w:r>
    </w:p>
    <w:p w:rsidR="00000000" w:rsidDel="00000000" w:rsidP="00000000" w:rsidRDefault="00000000" w:rsidRPr="00000000" w14:paraId="000000AF">
      <w:pPr>
        <w:numPr>
          <w:ilvl w:val="0"/>
          <w:numId w:val="4"/>
        </w:numPr>
        <w:shd w:fill="ffffff" w:val="clear"/>
        <w:spacing w:after="300" w:before="0" w:line="276" w:lineRule="auto"/>
        <w:ind w:left="720" w:right="-990" w:hanging="360"/>
        <w:jc w:val="both"/>
        <w:rPr>
          <w:sz w:val="28"/>
          <w:szCs w:val="28"/>
        </w:rPr>
      </w:pPr>
      <w:r w:rsidDel="00000000" w:rsidR="00000000" w:rsidRPr="00000000">
        <w:rPr>
          <w:color w:val="1f2328"/>
          <w:sz w:val="28"/>
          <w:szCs w:val="28"/>
          <w:rtl w:val="0"/>
        </w:rPr>
        <w:t xml:space="preserve">In the model diagram, notice that the </w:t>
      </w:r>
      <w:r w:rsidDel="00000000" w:rsidR="00000000" w:rsidRPr="00000000">
        <w:rPr>
          <w:b w:val="1"/>
          <w:bCs w:val="1"/>
          <w:color w:val="1f2328"/>
          <w:sz w:val="28"/>
          <w:szCs w:val="28"/>
          <w:rtl w:val="0"/>
        </w:rPr>
        <w:t xml:space="preserve">inactive relationship </w:t>
      </w:r>
      <w:r w:rsidDel="00000000" w:rsidR="00000000" w:rsidRPr="00000000">
        <w:rPr>
          <w:color w:val="1f2328"/>
          <w:sz w:val="28"/>
          <w:szCs w:val="28"/>
          <w:rtl w:val="0"/>
        </w:rPr>
        <w:t xml:space="preserve">is represented by a dotted line.</w:t>
        <w:br w:type="textWrapping"/>
      </w:r>
      <w:r w:rsidDel="00000000" w:rsidR="00000000" w:rsidRPr="00000000">
        <w:rPr>
          <w:color w:val="1f2328"/>
          <w:sz w:val="28"/>
          <w:szCs w:val="28"/>
        </w:rPr>
        <w:drawing>
          <wp:inline distB="114300" distT="114300" distL="114300" distR="114300">
            <wp:extent cx="3924300" cy="3419475"/>
            <wp:effectExtent b="25400" l="25400" r="25400" t="25400"/>
            <wp:docPr descr="Picture 32" id="15" name="image8.png"/>
            <a:graphic>
              <a:graphicData uri="http://schemas.openxmlformats.org/drawingml/2006/picture">
                <pic:pic>
                  <pic:nvPicPr>
                    <pic:cNvPr descr="Picture 32" id="0" name="image8.png"/>
                    <pic:cNvPicPr preferRelativeResize="0"/>
                  </pic:nvPicPr>
                  <pic:blipFill>
                    <a:blip r:embed="rId41"/>
                    <a:srcRect b="0" l="0" r="0" t="0"/>
                    <a:stretch>
                      <a:fillRect/>
                    </a:stretch>
                  </pic:blipFill>
                  <pic:spPr>
                    <a:xfrm>
                      <a:off x="0" y="0"/>
                      <a:ext cx="3924300" cy="3419475"/>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B0">
      <w:pPr>
        <w:numPr>
          <w:ilvl w:val="0"/>
          <w:numId w:val="4"/>
        </w:numPr>
        <w:shd w:fill="ffffff" w:val="clear"/>
        <w:spacing w:after="300" w:before="0" w:line="276" w:lineRule="auto"/>
        <w:ind w:left="720" w:right="-990" w:hanging="360"/>
        <w:jc w:val="both"/>
        <w:rPr>
          <w:sz w:val="28"/>
          <w:szCs w:val="28"/>
        </w:rPr>
      </w:pPr>
      <w:r w:rsidDel="00000000" w:rsidR="00000000" w:rsidRPr="00000000">
        <w:rPr>
          <w:color w:val="1f2328"/>
          <w:sz w:val="28"/>
          <w:szCs w:val="28"/>
          <w:rtl w:val="0"/>
        </w:rPr>
        <w:t xml:space="preserve">Switch to </w:t>
      </w:r>
      <w:r w:rsidDel="00000000" w:rsidR="00000000" w:rsidRPr="00000000">
        <w:rPr>
          <w:b w:val="1"/>
          <w:bCs w:val="1"/>
          <w:color w:val="1f2328"/>
          <w:sz w:val="28"/>
          <w:szCs w:val="28"/>
          <w:rtl w:val="0"/>
        </w:rPr>
        <w:t xml:space="preserve">Report view</w:t>
      </w:r>
      <w:r w:rsidDel="00000000" w:rsidR="00000000" w:rsidRPr="00000000">
        <w:rPr>
          <w:color w:val="1f2328"/>
          <w:sz w:val="28"/>
          <w:szCs w:val="28"/>
          <w:rtl w:val="0"/>
        </w:rPr>
        <w:t xml:space="preserve">, and then notice that the sales for Michael Blythe are now nearly 22 million dollars.</w:t>
      </w:r>
    </w:p>
    <w:p w:rsidR="00000000" w:rsidDel="00000000" w:rsidP="00000000" w:rsidRDefault="00000000" w:rsidRPr="00000000" w14:paraId="000000B1">
      <w:pPr>
        <w:numPr>
          <w:ilvl w:val="0"/>
          <w:numId w:val="4"/>
        </w:numPr>
        <w:shd w:fill="ffffff" w:val="clear"/>
        <w:spacing w:after="300" w:before="0" w:line="276" w:lineRule="auto"/>
        <w:ind w:left="720" w:right="-990" w:hanging="360"/>
        <w:jc w:val="both"/>
        <w:rPr>
          <w:sz w:val="28"/>
          <w:szCs w:val="28"/>
        </w:rPr>
      </w:pPr>
      <w:r w:rsidDel="00000000" w:rsidR="00000000" w:rsidRPr="00000000">
        <w:rPr>
          <w:color w:val="1f2328"/>
          <w:sz w:val="28"/>
          <w:szCs w:val="28"/>
          <w:rtl w:val="0"/>
        </w:rPr>
        <w:t xml:space="preserve">Notice also, that the sales for each salesperson—if added—would exceed the table total.</w:t>
        <w:br w:type="textWrapping"/>
      </w:r>
      <w:r w:rsidDel="00000000" w:rsidR="00000000" w:rsidRPr="00000000">
        <w:rPr>
          <w:i w:val="1"/>
          <w:iCs w:val="1"/>
          <w:color w:val="59636e"/>
          <w:rtl w:val="0"/>
        </w:rPr>
        <w:t xml:space="preserve">It's a common observation of a many-to-many relationship due to the double, triple, etc. counting of regional sales results. Consider Brian Welcker, the second salesperson listed. His sales amount equals the total sales amount. It's the correct result due to the fact that he's the Director of Sales; his sales are measured by the sales of all regions.</w:t>
        <w:br w:type="textWrapping"/>
        <w:t xml:space="preserve">While the many-to-many relationship is now working, it's now not possible to analyze sales made by a salesperson (because the relationship is inactive). You'll be able to reactivate the relationship when you introduce a calculated table that will allow analyzing sales made in the sales region(s) assigned to the salesperson (for performance analysis) in the Create DAX Calculations in Power BI Desktop lab.</w:t>
      </w:r>
    </w:p>
    <w:p w:rsidR="00000000" w:rsidDel="00000000" w:rsidP="00000000" w:rsidRDefault="00000000" w:rsidRPr="00000000" w14:paraId="000000B2">
      <w:pPr>
        <w:numPr>
          <w:ilvl w:val="0"/>
          <w:numId w:val="4"/>
        </w:numPr>
        <w:shd w:fill="ffffff" w:val="clear"/>
        <w:spacing w:after="300" w:before="0" w:line="276" w:lineRule="auto"/>
        <w:ind w:left="720" w:right="-990" w:hanging="360"/>
        <w:jc w:val="both"/>
        <w:rPr>
          <w:sz w:val="28"/>
          <w:szCs w:val="28"/>
        </w:rPr>
      </w:pPr>
      <w:r w:rsidDel="00000000" w:rsidR="00000000" w:rsidRPr="00000000">
        <w:rPr>
          <w:color w:val="1f2328"/>
          <w:sz w:val="28"/>
          <w:szCs w:val="28"/>
          <w:rtl w:val="0"/>
        </w:rPr>
        <w:t xml:space="preserve">Switch to </w:t>
      </w:r>
      <w:r w:rsidDel="00000000" w:rsidR="00000000" w:rsidRPr="00000000">
        <w:rPr>
          <w:b w:val="1"/>
          <w:bCs w:val="1"/>
          <w:color w:val="1f2328"/>
          <w:sz w:val="28"/>
          <w:szCs w:val="28"/>
          <w:rtl w:val="0"/>
        </w:rPr>
        <w:t xml:space="preserve">Model view</w:t>
      </w:r>
      <w:r w:rsidDel="00000000" w:rsidR="00000000" w:rsidRPr="00000000">
        <w:rPr>
          <w:color w:val="1f2328"/>
          <w:sz w:val="28"/>
          <w:szCs w:val="28"/>
          <w:rtl w:val="0"/>
        </w:rPr>
        <w:t xml:space="preserve">, and then in the model diagram, select the </w:t>
      </w:r>
      <w:r w:rsidDel="00000000" w:rsidR="00000000" w:rsidRPr="00000000">
        <w:rPr>
          <w:color w:val="980000"/>
          <w:sz w:val="28"/>
          <w:szCs w:val="28"/>
          <w:rtl w:val="0"/>
        </w:rPr>
        <w:t xml:space="preserve">Salesperson table.</w:t>
      </w:r>
    </w:p>
    <w:p w:rsidR="00000000" w:rsidDel="00000000" w:rsidP="00000000" w:rsidRDefault="00000000" w:rsidRPr="00000000" w14:paraId="000000B3">
      <w:pPr>
        <w:numPr>
          <w:ilvl w:val="0"/>
          <w:numId w:val="4"/>
        </w:numPr>
        <w:shd w:fill="ffffff" w:val="clear"/>
        <w:spacing w:after="300" w:before="0" w:line="276" w:lineRule="auto"/>
        <w:ind w:left="720" w:right="-990" w:hanging="360"/>
        <w:jc w:val="both"/>
        <w:rPr>
          <w:sz w:val="28"/>
          <w:szCs w:val="28"/>
        </w:rPr>
      </w:pPr>
      <w:r w:rsidDel="00000000" w:rsidR="00000000" w:rsidRPr="00000000">
        <w:rPr>
          <w:color w:val="1f2328"/>
          <w:sz w:val="28"/>
          <w:szCs w:val="28"/>
          <w:rtl w:val="0"/>
        </w:rPr>
        <w:t xml:space="preserve">In the </w:t>
      </w:r>
      <w:r w:rsidDel="00000000" w:rsidR="00000000" w:rsidRPr="00000000">
        <w:rPr>
          <w:b w:val="1"/>
          <w:bCs w:val="1"/>
          <w:color w:val="1f2328"/>
          <w:sz w:val="28"/>
          <w:szCs w:val="28"/>
          <w:rtl w:val="0"/>
        </w:rPr>
        <w:t xml:space="preserve">Properties pane</w:t>
      </w:r>
      <w:r w:rsidDel="00000000" w:rsidR="00000000" w:rsidRPr="00000000">
        <w:rPr>
          <w:color w:val="1f2328"/>
          <w:sz w:val="28"/>
          <w:szCs w:val="28"/>
          <w:rtl w:val="0"/>
        </w:rPr>
        <w:t xml:space="preserve">, in the Name box, replace the text with </w:t>
      </w:r>
      <w:r w:rsidDel="00000000" w:rsidR="00000000" w:rsidRPr="00000000">
        <w:rPr>
          <w:b w:val="1"/>
          <w:bCs w:val="1"/>
          <w:i w:val="1"/>
          <w:iCs w:val="1"/>
          <w:color w:val="1f2328"/>
          <w:sz w:val="28"/>
          <w:szCs w:val="28"/>
          <w:rtl w:val="0"/>
        </w:rPr>
        <w:t xml:space="preserve">Salesperson (Performance)</w:t>
      </w:r>
      <w:r w:rsidDel="00000000" w:rsidR="00000000" w:rsidRPr="00000000">
        <w:rPr>
          <w:b w:val="1"/>
          <w:bCs w:val="1"/>
          <w:color w:val="1f2328"/>
          <w:sz w:val="28"/>
          <w:szCs w:val="28"/>
          <w:rtl w:val="0"/>
        </w:rPr>
        <w:t xml:space="preserve">.</w:t>
      </w:r>
      <w:r w:rsidDel="00000000" w:rsidR="00000000" w:rsidRPr="00000000">
        <w:rPr>
          <w:color w:val="1f2328"/>
          <w:sz w:val="28"/>
          <w:szCs w:val="28"/>
          <w:rtl w:val="0"/>
        </w:rPr>
        <w:br w:type="textWrapping"/>
      </w:r>
      <w:r w:rsidDel="00000000" w:rsidR="00000000" w:rsidRPr="00000000">
        <w:rPr>
          <w:i w:val="1"/>
          <w:iCs w:val="1"/>
          <w:color w:val="59636e"/>
          <w:sz w:val="28"/>
          <w:szCs w:val="28"/>
          <w:rtl w:val="0"/>
        </w:rPr>
        <w:t xml:space="preserve">The renamed table now reflects its purpose: it's used to report and analyze the performance of salespeople based on the sales of their assigned sales regions.</w:t>
      </w:r>
    </w:p>
    <w:p w:rsidR="00000000" w:rsidDel="00000000" w:rsidP="00000000" w:rsidRDefault="00000000" w:rsidRPr="00000000" w14:paraId="000000B4">
      <w:pPr>
        <w:pStyle w:val="Heading2"/>
        <w:keepNext w:val="0"/>
        <w:keepLines w:val="0"/>
        <w:pBdr>
          <w:bottom w:color="auto" w:space="5" w:sz="0" w:val="none"/>
        </w:pBdr>
        <w:shd w:fill="ffffff" w:val="clear"/>
        <w:spacing w:after="300" w:before="0" w:line="276" w:lineRule="auto"/>
        <w:ind w:right="-990"/>
        <w:jc w:val="both"/>
        <w:rPr>
          <w:b w:val="1"/>
          <w:bCs w:val="1"/>
          <w:color w:val="1f2328"/>
          <w:sz w:val="34"/>
          <w:szCs w:val="34"/>
        </w:rPr>
      </w:pPr>
      <w:bookmarkStart w:colFirst="0" w:colLast="0" w:name="_e9u0s3kya0ck" w:id="13"/>
      <w:bookmarkEnd w:id="13"/>
      <w:r w:rsidDel="00000000" w:rsidR="00000000" w:rsidRPr="00000000">
        <w:rPr>
          <w:b w:val="1"/>
          <w:bCs w:val="1"/>
          <w:color w:val="1f2328"/>
          <w:sz w:val="34"/>
          <w:szCs w:val="34"/>
          <w:rtl w:val="0"/>
        </w:rPr>
        <w:t xml:space="preserve">Relate the Targets table</w:t>
      </w:r>
    </w:p>
    <w:p w:rsidR="00000000" w:rsidDel="00000000" w:rsidP="00000000" w:rsidRDefault="00000000" w:rsidRPr="00000000" w14:paraId="000000B5">
      <w:pPr>
        <w:shd w:fill="ffffff" w:val="clear"/>
        <w:spacing w:after="300" w:before="0" w:line="276" w:lineRule="auto"/>
        <w:ind w:right="-990"/>
        <w:jc w:val="both"/>
        <w:rPr>
          <w:color w:val="1f2328"/>
          <w:sz w:val="28"/>
          <w:szCs w:val="28"/>
        </w:rPr>
      </w:pPr>
      <w:r w:rsidDel="00000000" w:rsidR="00000000" w:rsidRPr="00000000">
        <w:rPr>
          <w:color w:val="1f2328"/>
          <w:sz w:val="28"/>
          <w:szCs w:val="28"/>
          <w:rtl w:val="0"/>
        </w:rPr>
        <w:t xml:space="preserve">In this task, you'll create a relationship to the Targets table.</w:t>
      </w:r>
    </w:p>
    <w:p w:rsidR="00000000" w:rsidDel="00000000" w:rsidP="00000000" w:rsidRDefault="00000000" w:rsidRPr="00000000" w14:paraId="000000B6">
      <w:pPr>
        <w:numPr>
          <w:ilvl w:val="0"/>
          <w:numId w:val="13"/>
        </w:numPr>
        <w:shd w:fill="ffffff" w:val="clear"/>
        <w:spacing w:after="300" w:before="0" w:line="276" w:lineRule="auto"/>
        <w:ind w:left="720" w:right="-990" w:hanging="360"/>
        <w:jc w:val="both"/>
        <w:rPr>
          <w:sz w:val="28"/>
          <w:szCs w:val="28"/>
        </w:rPr>
      </w:pPr>
      <w:r w:rsidDel="00000000" w:rsidR="00000000" w:rsidRPr="00000000">
        <w:rPr>
          <w:color w:val="1f2328"/>
          <w:sz w:val="28"/>
          <w:szCs w:val="28"/>
          <w:rtl w:val="0"/>
        </w:rPr>
        <w:t xml:space="preserve">Create a relationship from the </w:t>
      </w:r>
      <w:r w:rsidDel="00000000" w:rsidR="00000000" w:rsidRPr="00000000">
        <w:rPr>
          <w:b w:val="1"/>
          <w:bCs w:val="1"/>
          <w:color w:val="1f2328"/>
          <w:sz w:val="28"/>
          <w:szCs w:val="28"/>
          <w:rtl w:val="0"/>
        </w:rPr>
        <w:t xml:space="preserve">Salesperson (Performance)</w:t>
      </w:r>
      <w:r w:rsidDel="00000000" w:rsidR="00000000" w:rsidRPr="00000000">
        <w:rPr>
          <w:color w:val="1f2328"/>
          <w:sz w:val="28"/>
          <w:szCs w:val="28"/>
          <w:rtl w:val="0"/>
        </w:rPr>
        <w:t xml:space="preserve"> | </w:t>
      </w:r>
      <w:r w:rsidDel="00000000" w:rsidR="00000000" w:rsidRPr="00000000">
        <w:rPr>
          <w:b w:val="1"/>
          <w:bCs w:val="1"/>
          <w:color w:val="1f2328"/>
          <w:sz w:val="28"/>
          <w:szCs w:val="28"/>
          <w:rtl w:val="0"/>
        </w:rPr>
        <w:t xml:space="preserve">EmployeeID column and the Targets | EmployeeID column.</w:t>
      </w:r>
    </w:p>
    <w:p w:rsidR="00000000" w:rsidDel="00000000" w:rsidP="00000000" w:rsidRDefault="00000000" w:rsidRPr="00000000" w14:paraId="000000B7">
      <w:pPr>
        <w:numPr>
          <w:ilvl w:val="0"/>
          <w:numId w:val="13"/>
        </w:numPr>
        <w:shd w:fill="ffffff" w:val="clear"/>
        <w:spacing w:after="300" w:before="0" w:line="276" w:lineRule="auto"/>
        <w:ind w:left="720" w:right="-990" w:hanging="360"/>
        <w:jc w:val="both"/>
        <w:rPr>
          <w:sz w:val="28"/>
          <w:szCs w:val="28"/>
        </w:rPr>
      </w:pPr>
      <w:r w:rsidDel="00000000" w:rsidR="00000000" w:rsidRPr="00000000">
        <w:rPr>
          <w:color w:val="1f2328"/>
          <w:sz w:val="28"/>
          <w:szCs w:val="28"/>
          <w:rtl w:val="0"/>
        </w:rPr>
        <w:t xml:space="preserve">In </w:t>
      </w:r>
      <w:r w:rsidDel="00000000" w:rsidR="00000000" w:rsidRPr="00000000">
        <w:rPr>
          <w:color w:val="980000"/>
          <w:sz w:val="28"/>
          <w:szCs w:val="28"/>
          <w:rtl w:val="0"/>
        </w:rPr>
        <w:t xml:space="preserve">Report view</w:t>
      </w:r>
      <w:r w:rsidDel="00000000" w:rsidR="00000000" w:rsidRPr="00000000">
        <w:rPr>
          <w:color w:val="1f2328"/>
          <w:sz w:val="28"/>
          <w:szCs w:val="28"/>
          <w:rtl w:val="0"/>
        </w:rPr>
        <w:t xml:space="preserve">, add the Targets | Target field to the table visual.</w:t>
      </w:r>
    </w:p>
    <w:p w:rsidR="00000000" w:rsidDel="00000000" w:rsidP="00000000" w:rsidRDefault="00000000" w:rsidRPr="00000000" w14:paraId="000000B8">
      <w:pPr>
        <w:numPr>
          <w:ilvl w:val="0"/>
          <w:numId w:val="13"/>
        </w:numPr>
        <w:shd w:fill="ffffff" w:val="clear"/>
        <w:spacing w:after="300" w:before="0" w:line="276" w:lineRule="auto"/>
        <w:ind w:left="720" w:right="-990" w:hanging="360"/>
        <w:jc w:val="both"/>
        <w:rPr>
          <w:sz w:val="28"/>
          <w:szCs w:val="28"/>
        </w:rPr>
      </w:pPr>
      <w:r w:rsidDel="00000000" w:rsidR="00000000" w:rsidRPr="00000000">
        <w:rPr>
          <w:color w:val="1f2328"/>
          <w:sz w:val="28"/>
          <w:szCs w:val="28"/>
          <w:rtl w:val="0"/>
        </w:rPr>
        <w:t xml:space="preserve">Resize the table visual so all columns are visible.</w:t>
        <w:br w:type="textWrapping"/>
      </w:r>
      <w:r w:rsidDel="00000000" w:rsidR="00000000" w:rsidRPr="00000000">
        <w:rPr>
          <w:color w:val="1f2328"/>
          <w:sz w:val="28"/>
          <w:szCs w:val="28"/>
        </w:rPr>
        <w:drawing>
          <wp:inline distB="114300" distT="114300" distL="114300" distR="114300">
            <wp:extent cx="3171825" cy="3800475"/>
            <wp:effectExtent b="25400" l="25400" r="25400" t="25400"/>
            <wp:docPr descr="Picture 33" id="23" name="image24.png"/>
            <a:graphic>
              <a:graphicData uri="http://schemas.openxmlformats.org/drawingml/2006/picture">
                <pic:pic>
                  <pic:nvPicPr>
                    <pic:cNvPr descr="Picture 33" id="0" name="image24.png"/>
                    <pic:cNvPicPr preferRelativeResize="0"/>
                  </pic:nvPicPr>
                  <pic:blipFill>
                    <a:blip r:embed="rId42"/>
                    <a:srcRect b="0" l="0" r="0" t="0"/>
                    <a:stretch>
                      <a:fillRect/>
                    </a:stretch>
                  </pic:blipFill>
                  <pic:spPr>
                    <a:xfrm>
                      <a:off x="0" y="0"/>
                      <a:ext cx="3171825" cy="3800475"/>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B9">
      <w:pPr>
        <w:spacing w:after="300" w:before="0" w:line="276" w:lineRule="auto"/>
        <w:ind w:right="-990"/>
        <w:jc w:val="both"/>
        <w:rPr>
          <w:i w:val="1"/>
          <w:iCs w:val="1"/>
          <w:color w:val="59636e"/>
          <w:sz w:val="28"/>
          <w:szCs w:val="28"/>
        </w:rPr>
      </w:pPr>
      <w:r w:rsidDel="00000000" w:rsidR="00000000" w:rsidRPr="00000000">
        <w:rPr>
          <w:i w:val="1"/>
          <w:iCs w:val="1"/>
          <w:color w:val="59636e"/>
          <w:sz w:val="28"/>
          <w:szCs w:val="28"/>
          <w:rtl w:val="0"/>
        </w:rPr>
        <w:t xml:space="preserve">It's now possible to visualize sales and targets—but for now take care for two reasons. First, there's no filter on a time period, and so targets also include future target amounts. Second, targets aren't additive, and so the total shouldn't be displayed. They can either be disabled by formatting the visual or removed by using calculation logic.</w:t>
      </w:r>
    </w:p>
    <w:p w:rsidR="00000000" w:rsidDel="00000000" w:rsidP="00000000" w:rsidRDefault="00000000" w:rsidRPr="00000000" w14:paraId="000000BA">
      <w:pPr>
        <w:shd w:fill="ffffff" w:val="clear"/>
        <w:spacing w:after="300" w:before="0" w:line="276" w:lineRule="auto"/>
        <w:ind w:left="0" w:right="-990" w:firstLine="0"/>
        <w:jc w:val="both"/>
        <w:rPr>
          <w:color w:val="1f2328"/>
          <w:sz w:val="28"/>
          <w:szCs w:val="28"/>
        </w:rPr>
      </w:pPr>
      <w:r w:rsidDel="00000000" w:rsidR="00000000" w:rsidRPr="00000000">
        <w:rPr>
          <w:b w:val="1"/>
          <w:bCs w:val="1"/>
          <w:color w:val="1f2328"/>
          <w:sz w:val="28"/>
          <w:szCs w:val="28"/>
          <w:rtl w:val="0"/>
        </w:rPr>
        <w:t xml:space="preserve">Save </w:t>
      </w:r>
      <w:r w:rsidDel="00000000" w:rsidR="00000000" w:rsidRPr="00000000">
        <w:rPr>
          <w:color w:val="1f2328"/>
          <w:sz w:val="28"/>
          <w:szCs w:val="28"/>
          <w:rtl w:val="0"/>
        </w:rPr>
        <w:t xml:space="preserve">the Power BI Desktop file.</w:t>
      </w:r>
    </w:p>
    <w:p w:rsidR="00000000" w:rsidDel="00000000" w:rsidP="00000000" w:rsidRDefault="00000000" w:rsidRPr="00000000" w14:paraId="000000BB">
      <w:pPr>
        <w:pStyle w:val="Heading2"/>
        <w:keepNext w:val="0"/>
        <w:keepLines w:val="0"/>
        <w:pBdr>
          <w:bottom w:color="auto" w:space="5" w:sz="0" w:val="none"/>
        </w:pBdr>
        <w:shd w:fill="ffffff" w:val="clear"/>
        <w:spacing w:after="300" w:before="0" w:line="276" w:lineRule="auto"/>
        <w:ind w:right="-990"/>
        <w:jc w:val="both"/>
        <w:rPr>
          <w:b w:val="1"/>
          <w:bCs w:val="1"/>
          <w:color w:val="1f2328"/>
          <w:sz w:val="28"/>
          <w:szCs w:val="28"/>
        </w:rPr>
      </w:pPr>
      <w:bookmarkStart w:colFirst="0" w:colLast="0" w:name="_2i7rpmn0zl3s" w:id="14"/>
      <w:bookmarkEnd w:id="14"/>
      <w:r w:rsidDel="00000000" w:rsidR="00000000" w:rsidRPr="00000000">
        <w:rPr>
          <w:b w:val="1"/>
          <w:bCs w:val="1"/>
          <w:color w:val="1f2328"/>
          <w:sz w:val="28"/>
          <w:szCs w:val="28"/>
          <w:rtl w:val="0"/>
        </w:rPr>
        <w:t xml:space="preserve">Lab complete</w:t>
      </w:r>
    </w:p>
    <w:p w:rsidR="00000000" w:rsidDel="00000000" w:rsidP="00000000" w:rsidRDefault="00000000" w:rsidRPr="00000000" w14:paraId="000000BC">
      <w:pPr>
        <w:shd w:fill="ffffff" w:val="clear"/>
        <w:spacing w:after="300" w:before="0" w:line="276" w:lineRule="auto"/>
        <w:ind w:right="-990"/>
        <w:jc w:val="both"/>
        <w:rPr>
          <w:color w:val="1f2328"/>
          <w:sz w:val="28"/>
          <w:szCs w:val="28"/>
        </w:rPr>
      </w:pPr>
      <w:r w:rsidDel="00000000" w:rsidR="00000000" w:rsidRPr="00000000">
        <w:rPr>
          <w:color w:val="1f2328"/>
          <w:sz w:val="28"/>
          <w:szCs w:val="28"/>
          <w:rtl w:val="0"/>
        </w:rPr>
        <w:t xml:space="preserve">You may choose to save your Power BI report, though it’s not necessary for this lab. In the next exercise, you’ll work with a pre-made starter file.</w:t>
      </w:r>
    </w:p>
    <w:p w:rsidR="00000000" w:rsidDel="00000000" w:rsidP="00000000" w:rsidRDefault="00000000" w:rsidRPr="00000000" w14:paraId="000000BD">
      <w:pPr>
        <w:numPr>
          <w:ilvl w:val="0"/>
          <w:numId w:val="10"/>
        </w:numPr>
        <w:shd w:fill="ffffff" w:val="clear"/>
        <w:spacing w:after="300" w:before="0" w:line="276" w:lineRule="auto"/>
        <w:ind w:left="720" w:right="-990" w:hanging="360"/>
        <w:jc w:val="both"/>
        <w:rPr>
          <w:sz w:val="28"/>
          <w:szCs w:val="28"/>
        </w:rPr>
      </w:pPr>
      <w:r w:rsidDel="00000000" w:rsidR="00000000" w:rsidRPr="00000000">
        <w:rPr>
          <w:color w:val="1f2328"/>
          <w:sz w:val="28"/>
          <w:szCs w:val="28"/>
          <w:rtl w:val="0"/>
        </w:rPr>
        <w:t xml:space="preserve">Navigate to the "File" menu in the top left corner and select "Save As".</w:t>
      </w:r>
    </w:p>
    <w:p w:rsidR="00000000" w:rsidDel="00000000" w:rsidP="00000000" w:rsidRDefault="00000000" w:rsidRPr="00000000" w14:paraId="000000BE">
      <w:pPr>
        <w:numPr>
          <w:ilvl w:val="0"/>
          <w:numId w:val="10"/>
        </w:numPr>
        <w:shd w:fill="ffffff" w:val="clear"/>
        <w:spacing w:after="300" w:before="0" w:line="276" w:lineRule="auto"/>
        <w:ind w:left="720" w:right="-990" w:hanging="360"/>
        <w:jc w:val="both"/>
        <w:rPr>
          <w:sz w:val="28"/>
          <w:szCs w:val="28"/>
        </w:rPr>
      </w:pPr>
      <w:r w:rsidDel="00000000" w:rsidR="00000000" w:rsidRPr="00000000">
        <w:rPr>
          <w:color w:val="1f2328"/>
          <w:sz w:val="28"/>
          <w:szCs w:val="28"/>
          <w:rtl w:val="0"/>
        </w:rPr>
        <w:t xml:space="preserve">Select </w:t>
      </w:r>
      <w:r w:rsidDel="00000000" w:rsidR="00000000" w:rsidRPr="00000000">
        <w:rPr>
          <w:b w:val="1"/>
          <w:bCs w:val="1"/>
          <w:color w:val="1f2328"/>
          <w:sz w:val="28"/>
          <w:szCs w:val="28"/>
          <w:rtl w:val="0"/>
        </w:rPr>
        <w:t xml:space="preserve">Browse this device.</w:t>
      </w:r>
    </w:p>
    <w:p w:rsidR="00000000" w:rsidDel="00000000" w:rsidP="00000000" w:rsidRDefault="00000000" w:rsidRPr="00000000" w14:paraId="000000BF">
      <w:pPr>
        <w:numPr>
          <w:ilvl w:val="0"/>
          <w:numId w:val="10"/>
        </w:numPr>
        <w:shd w:fill="ffffff" w:val="clear"/>
        <w:spacing w:after="300" w:before="0" w:line="276" w:lineRule="auto"/>
        <w:ind w:left="720" w:right="-990" w:hanging="360"/>
        <w:jc w:val="both"/>
        <w:rPr>
          <w:sz w:val="28"/>
          <w:szCs w:val="28"/>
        </w:rPr>
      </w:pPr>
      <w:r w:rsidDel="00000000" w:rsidR="00000000" w:rsidRPr="00000000">
        <w:rPr>
          <w:color w:val="1f2328"/>
          <w:sz w:val="28"/>
          <w:szCs w:val="28"/>
          <w:rtl w:val="0"/>
        </w:rPr>
        <w:t xml:space="preserve">Select the folder where you want to save the file and give it a descriptive name.</w:t>
      </w:r>
    </w:p>
    <w:p w:rsidR="00000000" w:rsidDel="00000000" w:rsidP="00000000" w:rsidRDefault="00000000" w:rsidRPr="00000000" w14:paraId="000000C0">
      <w:pPr>
        <w:numPr>
          <w:ilvl w:val="0"/>
          <w:numId w:val="10"/>
        </w:numPr>
        <w:shd w:fill="ffffff" w:val="clear"/>
        <w:spacing w:after="300" w:before="0" w:line="276" w:lineRule="auto"/>
        <w:ind w:left="720" w:right="-990" w:hanging="360"/>
        <w:jc w:val="both"/>
        <w:rPr>
          <w:sz w:val="28"/>
          <w:szCs w:val="28"/>
        </w:rPr>
      </w:pPr>
      <w:r w:rsidDel="00000000" w:rsidR="00000000" w:rsidRPr="00000000">
        <w:rPr>
          <w:color w:val="1f2328"/>
          <w:sz w:val="28"/>
          <w:szCs w:val="28"/>
          <w:rtl w:val="0"/>
        </w:rPr>
        <w:t xml:space="preserve">Select the Save button to save your report as a .pbix file.</w:t>
      </w:r>
    </w:p>
    <w:p w:rsidR="00000000" w:rsidDel="00000000" w:rsidP="00000000" w:rsidRDefault="00000000" w:rsidRPr="00000000" w14:paraId="000000C1">
      <w:pPr>
        <w:numPr>
          <w:ilvl w:val="0"/>
          <w:numId w:val="10"/>
        </w:numPr>
        <w:shd w:fill="ffffff" w:val="clear"/>
        <w:spacing w:after="300" w:before="0" w:line="276" w:lineRule="auto"/>
        <w:ind w:left="720" w:right="-990" w:hanging="360"/>
        <w:jc w:val="both"/>
        <w:rPr>
          <w:sz w:val="28"/>
          <w:szCs w:val="28"/>
        </w:rPr>
      </w:pPr>
      <w:r w:rsidDel="00000000" w:rsidR="00000000" w:rsidRPr="00000000">
        <w:rPr>
          <w:color w:val="1f2328"/>
          <w:sz w:val="28"/>
          <w:szCs w:val="28"/>
          <w:rtl w:val="0"/>
        </w:rPr>
        <w:t xml:space="preserve">If a dialog box appears prompting you to apply pending query changes, select Apply.</w:t>
      </w:r>
    </w:p>
    <w:p w:rsidR="00000000" w:rsidDel="00000000" w:rsidP="00000000" w:rsidRDefault="00000000" w:rsidRPr="00000000" w14:paraId="000000C2">
      <w:pPr>
        <w:numPr>
          <w:ilvl w:val="0"/>
          <w:numId w:val="10"/>
        </w:numPr>
        <w:shd w:fill="ffffff" w:val="clear"/>
        <w:spacing w:after="300" w:before="0" w:line="276" w:lineRule="auto"/>
        <w:ind w:left="720" w:right="-990" w:hanging="360"/>
        <w:jc w:val="both"/>
        <w:rPr>
          <w:sz w:val="28"/>
          <w:szCs w:val="28"/>
        </w:rPr>
      </w:pPr>
      <w:r w:rsidDel="00000000" w:rsidR="00000000" w:rsidRPr="00000000">
        <w:rPr>
          <w:color w:val="1f2328"/>
          <w:sz w:val="28"/>
          <w:szCs w:val="28"/>
          <w:rtl w:val="0"/>
        </w:rPr>
        <w:t xml:space="preserve">Close Power BI Desktop.</w:t>
      </w:r>
    </w:p>
    <w:p w:rsidR="00000000" w:rsidDel="00000000" w:rsidP="00000000" w:rsidRDefault="00000000" w:rsidRPr="00000000" w14:paraId="000000C3">
      <w:pPr>
        <w:spacing w:after="300" w:before="0" w:line="276" w:lineRule="auto"/>
        <w:ind w:right="-990"/>
        <w:rPr>
          <w:sz w:val="28"/>
          <w:szCs w:val="28"/>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color w:val="1f2328"/>
        <w:sz w:val="24"/>
        <w:szCs w:val="24"/>
        <w:u w:val="none"/>
      </w:rPr>
    </w:lvl>
    <w:lvl w:ilvl="1">
      <w:start w:val="1"/>
      <w:numFmt w:val="bullet"/>
      <w:lvlText w:val="○"/>
      <w:lvlJc w:val="left"/>
      <w:pPr>
        <w:ind w:left="1440" w:hanging="360"/>
      </w:pPr>
      <w:rPr>
        <w:rFonts w:ascii="Arial" w:cs="Arial" w:eastAsia="Arial" w:hAnsi="Arial"/>
        <w:b w:val="0"/>
        <w:bCs w:val="0"/>
        <w:i w:val="0"/>
        <w:iCs w:val="0"/>
        <w:smallCaps w:val="0"/>
        <w:color w:val="1f2328"/>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color w:val="1f2328"/>
        <w:sz w:val="24"/>
        <w:szCs w:val="24"/>
        <w:u w:val="none"/>
      </w:rPr>
    </w:lvl>
    <w:lvl w:ilvl="1">
      <w:start w:val="1"/>
      <w:numFmt w:val="bullet"/>
      <w:lvlText w:val="○"/>
      <w:lvlJc w:val="left"/>
      <w:pPr>
        <w:ind w:left="1440" w:hanging="360"/>
      </w:pPr>
      <w:rPr>
        <w:rFonts w:ascii="Arial" w:cs="Arial" w:eastAsia="Arial" w:hAnsi="Arial"/>
        <w:b w:val="0"/>
        <w:bCs w:val="0"/>
        <w:i w:val="0"/>
        <w:iCs w:val="0"/>
        <w:smallCaps w:val="0"/>
        <w:color w:val="59636e"/>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color w:val="1f2328"/>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rFonts w:ascii="Arial" w:cs="Arial" w:eastAsia="Arial" w:hAnsi="Arial"/>
        <w:b w:val="0"/>
        <w:bCs w:val="0"/>
        <w:i w:val="0"/>
        <w:iCs w:val="0"/>
        <w:smallCaps w:val="0"/>
        <w:color w:val="1f2328"/>
        <w:sz w:val="24"/>
        <w:szCs w:val="24"/>
        <w:u w:val="none"/>
      </w:rPr>
    </w:lvl>
    <w:lvl w:ilvl="1">
      <w:start w:val="1"/>
      <w:numFmt w:val="bullet"/>
      <w:lvlText w:val="○"/>
      <w:lvlJc w:val="left"/>
      <w:pPr>
        <w:ind w:left="1440" w:hanging="360"/>
      </w:pPr>
      <w:rPr>
        <w:rFonts w:ascii="Arial" w:cs="Arial" w:eastAsia="Arial" w:hAnsi="Arial"/>
        <w:b w:val="0"/>
        <w:bCs w:val="0"/>
        <w:i w:val="0"/>
        <w:iCs w:val="0"/>
        <w:smallCaps w:val="0"/>
        <w:color w:val="1f2328"/>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rFonts w:ascii="Arial" w:cs="Arial" w:eastAsia="Arial" w:hAnsi="Arial"/>
        <w:b w:val="0"/>
        <w:bCs w:val="0"/>
        <w:i w:val="0"/>
        <w:iCs w:val="0"/>
        <w:smallCaps w:val="0"/>
        <w:color w:val="1f2328"/>
        <w:sz w:val="24"/>
        <w:szCs w:val="24"/>
        <w:u w:val="none"/>
      </w:rPr>
    </w:lvl>
    <w:lvl w:ilvl="1">
      <w:start w:val="1"/>
      <w:numFmt w:val="bullet"/>
      <w:lvlText w:val="○"/>
      <w:lvlJc w:val="left"/>
      <w:pPr>
        <w:ind w:left="1440" w:hanging="360"/>
      </w:pPr>
      <w:rPr>
        <w:rFonts w:ascii="Arial" w:cs="Arial" w:eastAsia="Arial" w:hAnsi="Arial"/>
        <w:b w:val="0"/>
        <w:bCs w:val="0"/>
        <w:i w:val="0"/>
        <w:iCs w:val="0"/>
        <w:smallCaps w:val="0"/>
        <w:color w:val="1f2328"/>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rFonts w:ascii="Arial" w:cs="Arial" w:eastAsia="Arial" w:hAnsi="Arial"/>
        <w:b w:val="0"/>
        <w:bCs w:val="0"/>
        <w:i w:val="0"/>
        <w:iCs w:val="0"/>
        <w:smallCaps w:val="0"/>
        <w:color w:val="1f2328"/>
        <w:sz w:val="24"/>
        <w:szCs w:val="24"/>
        <w:u w:val="none"/>
      </w:rPr>
    </w:lvl>
    <w:lvl w:ilvl="1">
      <w:start w:val="1"/>
      <w:numFmt w:val="bullet"/>
      <w:lvlText w:val="○"/>
      <w:lvlJc w:val="left"/>
      <w:pPr>
        <w:ind w:left="1440" w:hanging="360"/>
      </w:pPr>
      <w:rPr>
        <w:rFonts w:ascii="Arial" w:cs="Arial" w:eastAsia="Arial" w:hAnsi="Arial"/>
        <w:b w:val="0"/>
        <w:bCs w:val="0"/>
        <w:i w:val="0"/>
        <w:iCs w:val="0"/>
        <w:smallCaps w:val="0"/>
        <w:color w:val="1f2328"/>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rFonts w:ascii="Arial" w:cs="Arial" w:eastAsia="Arial" w:hAnsi="Arial"/>
        <w:b w:val="0"/>
        <w:bCs w:val="0"/>
        <w:i w:val="0"/>
        <w:iCs w:val="0"/>
        <w:smallCaps w:val="0"/>
        <w:color w:val="1f2328"/>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rFonts w:ascii="Arial" w:cs="Arial" w:eastAsia="Arial" w:hAnsi="Arial"/>
        <w:b w:val="0"/>
        <w:bCs w:val="0"/>
        <w:i w:val="0"/>
        <w:iCs w:val="0"/>
        <w:smallCaps w:val="0"/>
        <w:color w:val="1f2328"/>
        <w:sz w:val="24"/>
        <w:szCs w:val="24"/>
        <w:u w:val="none"/>
      </w:rPr>
    </w:lvl>
    <w:lvl w:ilvl="1">
      <w:start w:val="1"/>
      <w:numFmt w:val="bullet"/>
      <w:lvlText w:val="○"/>
      <w:lvlJc w:val="left"/>
      <w:pPr>
        <w:ind w:left="1440" w:hanging="360"/>
      </w:pPr>
      <w:rPr>
        <w:rFonts w:ascii="Arial" w:cs="Arial" w:eastAsia="Arial" w:hAnsi="Arial"/>
        <w:b w:val="0"/>
        <w:bCs w:val="0"/>
        <w:i w:val="0"/>
        <w:iCs w:val="0"/>
        <w:smallCaps w:val="0"/>
        <w:color w:val="1f2328"/>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rFonts w:ascii="Arial" w:cs="Arial" w:eastAsia="Arial" w:hAnsi="Arial"/>
        <w:b w:val="0"/>
        <w:bCs w:val="0"/>
        <w:i w:val="0"/>
        <w:iCs w:val="0"/>
        <w:smallCaps w:val="0"/>
        <w:color w:val="1f2328"/>
        <w:sz w:val="24"/>
        <w:szCs w:val="24"/>
        <w:u w:val="none"/>
      </w:rPr>
    </w:lvl>
    <w:lvl w:ilvl="1">
      <w:start w:val="1"/>
      <w:numFmt w:val="bullet"/>
      <w:lvlText w:val="○"/>
      <w:lvlJc w:val="left"/>
      <w:pPr>
        <w:ind w:left="1440" w:hanging="360"/>
      </w:pPr>
      <w:rPr>
        <w:rFonts w:ascii="Arial" w:cs="Arial" w:eastAsia="Arial" w:hAnsi="Arial"/>
        <w:b w:val="0"/>
        <w:bCs w:val="0"/>
        <w:i w:val="0"/>
        <w:iCs w:val="0"/>
        <w:smallCaps w:val="0"/>
        <w:color w:val="1f2328"/>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decimal"/>
      <w:lvlText w:val="%1."/>
      <w:lvlJc w:val="left"/>
      <w:pPr>
        <w:ind w:left="720" w:hanging="360"/>
      </w:pPr>
      <w:rPr>
        <w:rFonts w:ascii="Arial" w:cs="Arial" w:eastAsia="Arial" w:hAnsi="Arial"/>
        <w:b w:val="0"/>
        <w:bCs w:val="0"/>
        <w:i w:val="0"/>
        <w:iCs w:val="0"/>
        <w:smallCaps w:val="0"/>
        <w:color w:val="1f2328"/>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decimal"/>
      <w:lvlText w:val="%1."/>
      <w:lvlJc w:val="left"/>
      <w:pPr>
        <w:ind w:left="720" w:hanging="360"/>
      </w:pPr>
      <w:rPr>
        <w:rFonts w:ascii="Arial" w:cs="Arial" w:eastAsia="Arial" w:hAnsi="Arial"/>
        <w:b w:val="0"/>
        <w:bCs w:val="0"/>
        <w:i w:val="0"/>
        <w:iCs w:val="0"/>
        <w:smallCaps w:val="0"/>
        <w:color w:val="1f2328"/>
        <w:sz w:val="24"/>
        <w:szCs w:val="24"/>
        <w:u w:val="none"/>
      </w:rPr>
    </w:lvl>
    <w:lvl w:ilvl="1">
      <w:start w:val="1"/>
      <w:numFmt w:val="bullet"/>
      <w:lvlText w:val="○"/>
      <w:lvlJc w:val="left"/>
      <w:pPr>
        <w:ind w:left="1440" w:hanging="360"/>
      </w:pPr>
      <w:rPr>
        <w:rFonts w:ascii="Arial" w:cs="Arial" w:eastAsia="Arial" w:hAnsi="Arial"/>
        <w:b w:val="0"/>
        <w:bCs w:val="0"/>
        <w:i w:val="0"/>
        <w:iCs w:val="0"/>
        <w:smallCaps w:val="0"/>
        <w:color w:val="1f2328"/>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b w:val="0"/>
        <w:bCs w:val="0"/>
        <w:i w:val="0"/>
        <w:iCs w:val="0"/>
        <w:smallCaps w:val="0"/>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rFonts w:ascii="Arial" w:cs="Arial" w:eastAsia="Arial" w:hAnsi="Arial"/>
        <w:b w:val="0"/>
        <w:bCs w:val="0"/>
        <w:i w:val="0"/>
        <w:iCs w:val="0"/>
        <w:smallCaps w:val="0"/>
        <w:color w:val="1f2328"/>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image" Target="media/image9.png"/><Relationship Id="rId20" Type="http://schemas.openxmlformats.org/officeDocument/2006/relationships/image" Target="media/image18.png"/><Relationship Id="rId42" Type="http://schemas.openxmlformats.org/officeDocument/2006/relationships/image" Target="media/image24.png"/><Relationship Id="rId41" Type="http://schemas.openxmlformats.org/officeDocument/2006/relationships/image" Target="media/image8.png"/><Relationship Id="rId22" Type="http://schemas.openxmlformats.org/officeDocument/2006/relationships/image" Target="media/image22.png"/><Relationship Id="rId21" Type="http://schemas.openxmlformats.org/officeDocument/2006/relationships/image" Target="media/image13.png"/><Relationship Id="rId24" Type="http://schemas.openxmlformats.org/officeDocument/2006/relationships/image" Target="media/image26.png"/><Relationship Id="rId23" Type="http://schemas.openxmlformats.org/officeDocument/2006/relationships/image" Target="media/image2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26" Type="http://schemas.openxmlformats.org/officeDocument/2006/relationships/image" Target="media/image25.png"/><Relationship Id="rId25" Type="http://schemas.openxmlformats.org/officeDocument/2006/relationships/image" Target="media/image5.png"/><Relationship Id="rId28" Type="http://schemas.openxmlformats.org/officeDocument/2006/relationships/image" Target="media/image37.png"/><Relationship Id="rId27" Type="http://schemas.openxmlformats.org/officeDocument/2006/relationships/image" Target="media/image28.png"/><Relationship Id="rId5" Type="http://schemas.openxmlformats.org/officeDocument/2006/relationships/styles" Target="styles.xml"/><Relationship Id="rId6" Type="http://schemas.openxmlformats.org/officeDocument/2006/relationships/image" Target="media/image32.png"/><Relationship Id="rId29" Type="http://schemas.openxmlformats.org/officeDocument/2006/relationships/image" Target="media/image36.png"/><Relationship Id="rId7" Type="http://schemas.openxmlformats.org/officeDocument/2006/relationships/image" Target="media/image10.png"/><Relationship Id="rId8" Type="http://schemas.openxmlformats.org/officeDocument/2006/relationships/image" Target="media/image31.png"/><Relationship Id="rId31" Type="http://schemas.openxmlformats.org/officeDocument/2006/relationships/image" Target="media/image15.png"/><Relationship Id="rId30" Type="http://schemas.openxmlformats.org/officeDocument/2006/relationships/image" Target="media/image17.png"/><Relationship Id="rId11" Type="http://schemas.openxmlformats.org/officeDocument/2006/relationships/image" Target="media/image35.png"/><Relationship Id="rId33" Type="http://schemas.openxmlformats.org/officeDocument/2006/relationships/image" Target="media/image23.png"/><Relationship Id="rId10" Type="http://schemas.openxmlformats.org/officeDocument/2006/relationships/image" Target="media/image2.png"/><Relationship Id="rId32" Type="http://schemas.openxmlformats.org/officeDocument/2006/relationships/image" Target="media/image11.png"/><Relationship Id="rId13" Type="http://schemas.openxmlformats.org/officeDocument/2006/relationships/image" Target="media/image21.png"/><Relationship Id="rId35" Type="http://schemas.openxmlformats.org/officeDocument/2006/relationships/image" Target="media/image29.png"/><Relationship Id="rId12" Type="http://schemas.openxmlformats.org/officeDocument/2006/relationships/image" Target="media/image34.png"/><Relationship Id="rId34" Type="http://schemas.openxmlformats.org/officeDocument/2006/relationships/image" Target="media/image30.png"/><Relationship Id="rId15" Type="http://schemas.openxmlformats.org/officeDocument/2006/relationships/image" Target="media/image6.png"/><Relationship Id="rId37" Type="http://schemas.openxmlformats.org/officeDocument/2006/relationships/image" Target="media/image19.png"/><Relationship Id="rId14" Type="http://schemas.openxmlformats.org/officeDocument/2006/relationships/image" Target="media/image4.png"/><Relationship Id="rId36" Type="http://schemas.openxmlformats.org/officeDocument/2006/relationships/image" Target="media/image16.png"/><Relationship Id="rId17" Type="http://schemas.openxmlformats.org/officeDocument/2006/relationships/image" Target="media/image33.png"/><Relationship Id="rId39" Type="http://schemas.openxmlformats.org/officeDocument/2006/relationships/image" Target="media/image20.png"/><Relationship Id="rId16" Type="http://schemas.openxmlformats.org/officeDocument/2006/relationships/image" Target="media/image7.png"/><Relationship Id="rId38" Type="http://schemas.openxmlformats.org/officeDocument/2006/relationships/image" Target="media/image12.png"/><Relationship Id="rId19" Type="http://schemas.openxmlformats.org/officeDocument/2006/relationships/image" Target="media/image1.png"/><Relationship Id="rId18"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